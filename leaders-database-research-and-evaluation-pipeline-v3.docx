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59EA41" w14:textId="77777777" w:rsidR="004529C2" w:rsidRDefault="00000000">
      <w:pPr>
        <w:pStyle w:val="Eyebrow"/>
        <w:spacing w:before="1500"/>
      </w:pPr>
      <w:r>
        <w:t>CUSTOMER GUIDE  •  JULY 2026</w:t>
      </w:r>
    </w:p>
    <w:p w14:paraId="2E7C9F99" w14:textId="77777777" w:rsidR="004529C2" w:rsidRDefault="00000000">
      <w:pPr>
        <w:pStyle w:val="Title"/>
      </w:pPr>
      <w:r>
        <w:t>How the Leaders Database</w:t>
      </w:r>
      <w:r>
        <w:br/>
        <w:t>researches and evaluates political leaders</w:t>
      </w:r>
    </w:p>
    <w:p w14:paraId="7E037E34" w14:textId="77777777" w:rsidR="004529C2" w:rsidRDefault="00000000">
      <w:pPr>
        <w:pStyle w:val="Subtitle"/>
        <w:spacing w:after="480"/>
      </w:pPr>
      <w:r>
        <w:t>Preliminary investigation, evidence collection, bias assessment, independent review, and comparative judging</w:t>
      </w:r>
    </w:p>
    <w:tbl>
      <w:tblPr>
        <w:tblW w:w="0" w:type="auto"/>
        <w:jc w:val="center"/>
        <w:tblLook w:val="04A0" w:firstRow="1" w:lastRow="0" w:firstColumn="1" w:lastColumn="0" w:noHBand="0" w:noVBand="1"/>
      </w:tblPr>
      <w:tblGrid>
        <w:gridCol w:w="9972"/>
      </w:tblGrid>
      <w:tr w:rsidR="004529C2" w14:paraId="0F8C8B92" w14:textId="77777777">
        <w:trPr>
          <w:jc w:val="center"/>
        </w:trPr>
        <w:tc>
          <w:tcPr>
            <w:tcW w:w="9972" w:type="dxa"/>
            <w:shd w:val="clear" w:color="auto" w:fill="E8F4F2"/>
            <w:tcMar>
              <w:top w:w="130" w:type="dxa"/>
              <w:left w:w="170" w:type="dxa"/>
              <w:bottom w:w="130" w:type="dxa"/>
              <w:right w:w="170" w:type="dxa"/>
            </w:tcMar>
          </w:tcPr>
          <w:p w14:paraId="670D97FC" w14:textId="77777777" w:rsidR="004529C2" w:rsidRDefault="00000000">
            <w:r>
              <w:t>IN ONE SENTENCE  The pipeline assembles local evidence, conducts cited research, reviews the evidence, prepares a chapter dossier, and compares rulers under one standard.</w:t>
            </w:r>
          </w:p>
        </w:tc>
      </w:tr>
    </w:tbl>
    <w:p w14:paraId="1DD31E88" w14:textId="77777777" w:rsidR="004529C2" w:rsidRDefault="00000000">
      <w:pPr>
        <w:spacing w:before="560"/>
      </w:pPr>
      <w:r>
        <w:t>Evidence and results</w:t>
      </w:r>
      <w:r>
        <w:br/>
        <w:t>Each conclusion records its supporting evidence, uncertainty, and place in the comparative judgment. The customer’s existing scores enter the process after the independent evaluation is complete.</w:t>
      </w:r>
    </w:p>
    <w:p w14:paraId="47470D9D" w14:textId="77777777" w:rsidR="004529C2" w:rsidRDefault="00000000">
      <w:r>
        <w:br w:type="page"/>
      </w:r>
    </w:p>
    <w:p w14:paraId="0BE22172" w14:textId="77777777" w:rsidR="004529C2" w:rsidRDefault="00000000">
      <w:pPr>
        <w:pStyle w:val="Heading1"/>
      </w:pPr>
      <w:r>
        <w:lastRenderedPageBreak/>
        <w:t>Executive overview</w:t>
      </w:r>
    </w:p>
    <w:p w14:paraId="7D29CAFB" w14:textId="77777777" w:rsidR="004529C2" w:rsidRDefault="00000000">
      <w:r>
        <w:rPr>
          <w:b/>
        </w:rPr>
        <w:t xml:space="preserve">Purpose. </w:t>
      </w:r>
      <w:r>
        <w:t>The Leaders Database evaluates political rulers across eight areas of public responsibility. It combines established local datasets with carefully cited research, then subjects the evidence to independent review before any score is assigned.</w:t>
      </w:r>
    </w:p>
    <w:p w14:paraId="475D04B5" w14:textId="77777777" w:rsidR="004529C2" w:rsidRDefault="00000000">
      <w:r>
        <w:t>Four roles carry the work forward. Researchers collect and connect evidence to the questions. Reviewers assess its completeness, balance, and traceability. Editors prepare the reviewed dossier. Judges compare rulers and assign the chapter result.</w:t>
      </w:r>
    </w:p>
    <w:tbl>
      <w:tblPr>
        <w:tblW w:w="0" w:type="auto"/>
        <w:jc w:val="center"/>
        <w:tblLook w:val="04A0" w:firstRow="1" w:lastRow="0" w:firstColumn="1" w:lastColumn="0" w:noHBand="0" w:noVBand="1"/>
      </w:tblPr>
      <w:tblGrid>
        <w:gridCol w:w="9972"/>
      </w:tblGrid>
      <w:tr w:rsidR="004529C2" w14:paraId="15C986D8" w14:textId="77777777">
        <w:trPr>
          <w:jc w:val="center"/>
        </w:trPr>
        <w:tc>
          <w:tcPr>
            <w:tcW w:w="9972" w:type="dxa"/>
            <w:shd w:val="clear" w:color="auto" w:fill="EAF3F7"/>
            <w:tcMar>
              <w:top w:w="130" w:type="dxa"/>
              <w:left w:w="170" w:type="dxa"/>
              <w:bottom w:w="130" w:type="dxa"/>
              <w:right w:w="170" w:type="dxa"/>
            </w:tcMar>
          </w:tcPr>
          <w:p w14:paraId="568A6174" w14:textId="77777777" w:rsidR="004529C2" w:rsidRDefault="00000000">
            <w:pPr>
              <w:spacing w:after="0"/>
            </w:pPr>
            <w:r>
              <w:rPr>
                <w:b/>
                <w:color w:val="17324D"/>
              </w:rPr>
              <w:t xml:space="preserve">HOW TO READ THIS GUIDE  </w:t>
            </w:r>
            <w:r>
              <w:t>Sections 1–5 explain the flow and safeguards. Section 6 contains all 80 questions that guide the substantive research.</w:t>
            </w:r>
          </w:p>
        </w:tc>
      </w:tr>
    </w:tbl>
    <w:p w14:paraId="6F46CEED" w14:textId="77777777" w:rsidR="004529C2" w:rsidRDefault="00000000">
      <w:pPr>
        <w:pStyle w:val="Heading2"/>
      </w:pPr>
      <w:r>
        <w:t>Contents</w:t>
      </w:r>
    </w:p>
    <w:p w14:paraId="0A7D5EB9" w14:textId="77777777" w:rsidR="004529C2" w:rsidRDefault="00000000">
      <w:pPr>
        <w:pStyle w:val="ListBullet"/>
      </w:pPr>
      <w:r>
        <w:t>1. The pipeline at a glance</w:t>
      </w:r>
    </w:p>
    <w:p w14:paraId="06A7A605" w14:textId="77777777" w:rsidR="004529C2" w:rsidRDefault="00000000">
      <w:pPr>
        <w:pStyle w:val="ListBullet"/>
      </w:pPr>
      <w:r>
        <w:t>2. What each stage asks</w:t>
      </w:r>
    </w:p>
    <w:p w14:paraId="6898B3E1" w14:textId="77777777" w:rsidR="004529C2" w:rsidRDefault="00000000">
      <w:pPr>
        <w:pStyle w:val="ListBullet"/>
      </w:pPr>
      <w:r>
        <w:t>3. How the pipeline accounts for bias</w:t>
      </w:r>
    </w:p>
    <w:p w14:paraId="4539A311" w14:textId="77777777" w:rsidR="004529C2" w:rsidRDefault="00000000">
      <w:pPr>
        <w:pStyle w:val="ListBullet"/>
      </w:pPr>
      <w:r>
        <w:t>4. How the judges reach a score</w:t>
      </w:r>
    </w:p>
    <w:p w14:paraId="4F31A555" w14:textId="77777777" w:rsidR="004529C2" w:rsidRDefault="00000000">
      <w:pPr>
        <w:pStyle w:val="ListBullet"/>
      </w:pPr>
      <w:r>
        <w:t>5. What counts as evidence</w:t>
      </w:r>
    </w:p>
    <w:p w14:paraId="3EA085C5" w14:textId="77777777" w:rsidR="004529C2" w:rsidRDefault="00000000">
      <w:pPr>
        <w:pStyle w:val="ListBullet"/>
      </w:pPr>
      <w:r>
        <w:t>6. The 80 questions that guide the research</w:t>
      </w:r>
    </w:p>
    <w:p w14:paraId="2F38B2E1" w14:textId="77777777" w:rsidR="004529C2" w:rsidRDefault="00000000">
      <w:pPr>
        <w:pStyle w:val="ListBullet"/>
      </w:pPr>
      <w:r>
        <w:t>7. Reading and using the results</w:t>
      </w:r>
    </w:p>
    <w:p w14:paraId="2D333330" w14:textId="77777777" w:rsidR="004529C2" w:rsidRDefault="00000000">
      <w:pPr>
        <w:pStyle w:val="ListBullet"/>
      </w:pPr>
      <w:r>
        <w:t>Appendix A. Sources represented in local evidence</w:t>
      </w:r>
    </w:p>
    <w:p w14:paraId="203F7CED" w14:textId="77777777" w:rsidR="004529C2" w:rsidRDefault="00000000">
      <w:r>
        <w:br w:type="page"/>
      </w:r>
    </w:p>
    <w:p w14:paraId="3EA84453" w14:textId="77777777" w:rsidR="004529C2" w:rsidRDefault="00000000">
      <w:pPr>
        <w:pStyle w:val="Heading1"/>
      </w:pPr>
      <w:r>
        <w:lastRenderedPageBreak/>
        <w:t>1. The pipeline at a glance</w:t>
      </w:r>
    </w:p>
    <w:p w14:paraId="5851EEC8" w14:textId="77777777" w:rsidR="004529C2" w:rsidRDefault="00000000">
      <w:r>
        <w:t>The work moves from orientation to evidence, from evidence to quality control, and only then to judgment. If reviewers find a material gap, research returns to that exact gap rather than starting over.</w:t>
      </w:r>
    </w:p>
    <w:tbl>
      <w:tblPr>
        <w:tblW w:w="0" w:type="auto"/>
        <w:jc w:val="center"/>
        <w:tblLayout w:type="fixed"/>
        <w:tblLook w:val="04A0" w:firstRow="1" w:lastRow="0" w:firstColumn="1" w:lastColumn="0" w:noHBand="0" w:noVBand="1"/>
      </w:tblPr>
      <w:tblGrid>
        <w:gridCol w:w="624"/>
        <w:gridCol w:w="8731"/>
      </w:tblGrid>
      <w:tr w:rsidR="004529C2" w14:paraId="410C0866" w14:textId="77777777">
        <w:trPr>
          <w:cantSplit/>
          <w:jc w:val="center"/>
        </w:trPr>
        <w:tc>
          <w:tcPr>
            <w:tcW w:w="624" w:type="dxa"/>
            <w:shd w:val="clear" w:color="auto" w:fill="1B8A89"/>
            <w:tcMar>
              <w:top w:w="110" w:type="dxa"/>
              <w:left w:w="140" w:type="dxa"/>
              <w:bottom w:w="110" w:type="dxa"/>
              <w:right w:w="140" w:type="dxa"/>
            </w:tcMar>
            <w:vAlign w:val="center"/>
          </w:tcPr>
          <w:p w14:paraId="5A424532" w14:textId="77777777" w:rsidR="004529C2" w:rsidRDefault="00000000">
            <w:pPr>
              <w:jc w:val="center"/>
            </w:pPr>
            <w:r>
              <w:rPr>
                <w:b/>
                <w:color w:val="FFFFFF"/>
                <w:sz w:val="32"/>
              </w:rPr>
              <w:t>1</w:t>
            </w:r>
          </w:p>
        </w:tc>
        <w:tc>
          <w:tcPr>
            <w:tcW w:w="8731" w:type="dxa"/>
            <w:shd w:val="clear" w:color="auto" w:fill="E8F4F2"/>
            <w:tcMar>
              <w:top w:w="110" w:type="dxa"/>
              <w:left w:w="140" w:type="dxa"/>
              <w:bottom w:w="110" w:type="dxa"/>
              <w:right w:w="140" w:type="dxa"/>
            </w:tcMar>
            <w:vAlign w:val="center"/>
          </w:tcPr>
          <w:p w14:paraId="3B658780" w14:textId="77777777" w:rsidR="004529C2" w:rsidRDefault="00000000">
            <w:pPr>
              <w:spacing w:after="0" w:line="240" w:lineRule="auto"/>
            </w:pPr>
            <w:r>
              <w:rPr>
                <w:b/>
                <w:color w:val="17324D"/>
                <w:sz w:val="18"/>
              </w:rPr>
              <w:t>Prepare the local foundation</w:t>
            </w:r>
            <w:r>
              <w:rPr>
                <w:b/>
                <w:color w:val="17324D"/>
                <w:sz w:val="18"/>
              </w:rPr>
              <w:br/>
            </w:r>
            <w:r>
              <w:rPr>
                <w:sz w:val="17"/>
              </w:rPr>
              <w:t>Organize verified ruler, country, period, and indicator evidence already held by the project.</w:t>
            </w:r>
          </w:p>
        </w:tc>
      </w:tr>
      <w:tr w:rsidR="004529C2" w14:paraId="2DB4D6B2" w14:textId="77777777">
        <w:trPr>
          <w:cantSplit/>
          <w:jc w:val="center"/>
        </w:trPr>
        <w:tc>
          <w:tcPr>
            <w:tcW w:w="624" w:type="dxa"/>
            <w:shd w:val="clear" w:color="auto" w:fill="1B8A89"/>
            <w:tcMar>
              <w:top w:w="110" w:type="dxa"/>
              <w:left w:w="140" w:type="dxa"/>
              <w:bottom w:w="110" w:type="dxa"/>
              <w:right w:w="140" w:type="dxa"/>
            </w:tcMar>
            <w:vAlign w:val="center"/>
          </w:tcPr>
          <w:p w14:paraId="05AB152A" w14:textId="77777777" w:rsidR="004529C2" w:rsidRDefault="00000000">
            <w:pPr>
              <w:jc w:val="center"/>
            </w:pPr>
            <w:r>
              <w:rPr>
                <w:b/>
                <w:color w:val="FFFFFF"/>
                <w:sz w:val="32"/>
              </w:rPr>
              <w:t>2</w:t>
            </w:r>
          </w:p>
        </w:tc>
        <w:tc>
          <w:tcPr>
            <w:tcW w:w="8731" w:type="dxa"/>
            <w:shd w:val="clear" w:color="auto" w:fill="F4F6F8"/>
            <w:tcMar>
              <w:top w:w="110" w:type="dxa"/>
              <w:left w:w="140" w:type="dxa"/>
              <w:bottom w:w="110" w:type="dxa"/>
              <w:right w:w="140" w:type="dxa"/>
            </w:tcMar>
            <w:vAlign w:val="center"/>
          </w:tcPr>
          <w:p w14:paraId="0F579326" w14:textId="77777777" w:rsidR="004529C2" w:rsidRDefault="00000000">
            <w:pPr>
              <w:spacing w:after="0" w:line="240" w:lineRule="auto"/>
            </w:pPr>
            <w:r>
              <w:rPr>
                <w:b/>
                <w:color w:val="17324D"/>
                <w:sz w:val="18"/>
              </w:rPr>
              <w:t>Preliminary investigation</w:t>
            </w:r>
            <w:r>
              <w:rPr>
                <w:b/>
                <w:color w:val="17324D"/>
                <w:sz w:val="18"/>
              </w:rPr>
              <w:br/>
            </w:r>
            <w:r>
              <w:rPr>
                <w:sz w:val="17"/>
              </w:rPr>
              <w:t>Confirm who held power, their authority, inherited conditions, major events, and the source landscape.</w:t>
            </w:r>
          </w:p>
        </w:tc>
      </w:tr>
      <w:tr w:rsidR="004529C2" w14:paraId="04150532" w14:textId="77777777">
        <w:trPr>
          <w:cantSplit/>
          <w:jc w:val="center"/>
        </w:trPr>
        <w:tc>
          <w:tcPr>
            <w:tcW w:w="624" w:type="dxa"/>
            <w:shd w:val="clear" w:color="auto" w:fill="1B8A89"/>
            <w:tcMar>
              <w:top w:w="110" w:type="dxa"/>
              <w:left w:w="140" w:type="dxa"/>
              <w:bottom w:w="110" w:type="dxa"/>
              <w:right w:w="140" w:type="dxa"/>
            </w:tcMar>
            <w:vAlign w:val="center"/>
          </w:tcPr>
          <w:p w14:paraId="0D9D45DB" w14:textId="77777777" w:rsidR="004529C2" w:rsidRDefault="00000000">
            <w:pPr>
              <w:jc w:val="center"/>
            </w:pPr>
            <w:r>
              <w:rPr>
                <w:b/>
                <w:color w:val="FFFFFF"/>
                <w:sz w:val="32"/>
              </w:rPr>
              <w:t>3</w:t>
            </w:r>
          </w:p>
        </w:tc>
        <w:tc>
          <w:tcPr>
            <w:tcW w:w="8731" w:type="dxa"/>
            <w:shd w:val="clear" w:color="auto" w:fill="E8F4F2"/>
            <w:tcMar>
              <w:top w:w="110" w:type="dxa"/>
              <w:left w:w="140" w:type="dxa"/>
              <w:bottom w:w="110" w:type="dxa"/>
              <w:right w:w="140" w:type="dxa"/>
            </w:tcMar>
            <w:vAlign w:val="center"/>
          </w:tcPr>
          <w:p w14:paraId="658D9835" w14:textId="77777777" w:rsidR="004529C2" w:rsidRDefault="00000000">
            <w:pPr>
              <w:spacing w:after="0" w:line="240" w:lineRule="auto"/>
            </w:pPr>
            <w:r>
              <w:rPr>
                <w:b/>
                <w:color w:val="17324D"/>
                <w:sz w:val="18"/>
              </w:rPr>
              <w:t>Deep chapter research</w:t>
            </w:r>
            <w:r>
              <w:rPr>
                <w:b/>
                <w:color w:val="17324D"/>
                <w:sz w:val="18"/>
              </w:rPr>
              <w:br/>
            </w:r>
            <w:r>
              <w:rPr>
                <w:sz w:val="17"/>
              </w:rPr>
              <w:t>Research the ten questions for one subject area and connect each claim to its source and the ruler.</w:t>
            </w:r>
          </w:p>
        </w:tc>
      </w:tr>
      <w:tr w:rsidR="004529C2" w14:paraId="5E21D0BF" w14:textId="77777777">
        <w:trPr>
          <w:cantSplit/>
          <w:jc w:val="center"/>
        </w:trPr>
        <w:tc>
          <w:tcPr>
            <w:tcW w:w="624" w:type="dxa"/>
            <w:shd w:val="clear" w:color="auto" w:fill="1B8A89"/>
            <w:tcMar>
              <w:top w:w="110" w:type="dxa"/>
              <w:left w:w="140" w:type="dxa"/>
              <w:bottom w:w="110" w:type="dxa"/>
              <w:right w:w="140" w:type="dxa"/>
            </w:tcMar>
            <w:vAlign w:val="center"/>
          </w:tcPr>
          <w:p w14:paraId="3574FDC5" w14:textId="77777777" w:rsidR="004529C2" w:rsidRDefault="00000000">
            <w:pPr>
              <w:jc w:val="center"/>
            </w:pPr>
            <w:r>
              <w:rPr>
                <w:b/>
                <w:color w:val="FFFFFF"/>
                <w:sz w:val="32"/>
              </w:rPr>
              <w:t>4</w:t>
            </w:r>
          </w:p>
        </w:tc>
        <w:tc>
          <w:tcPr>
            <w:tcW w:w="8731" w:type="dxa"/>
            <w:shd w:val="clear" w:color="auto" w:fill="F4F6F8"/>
            <w:tcMar>
              <w:top w:w="110" w:type="dxa"/>
              <w:left w:w="140" w:type="dxa"/>
              <w:bottom w:w="110" w:type="dxa"/>
              <w:right w:w="140" w:type="dxa"/>
            </w:tcMar>
            <w:vAlign w:val="center"/>
          </w:tcPr>
          <w:p w14:paraId="643847A7" w14:textId="77777777" w:rsidR="004529C2" w:rsidRDefault="00000000">
            <w:pPr>
              <w:spacing w:after="0" w:line="240" w:lineRule="auto"/>
            </w:pPr>
            <w:r>
              <w:rPr>
                <w:b/>
                <w:color w:val="17324D"/>
                <w:sz w:val="18"/>
              </w:rPr>
              <w:t>Independent evidence review</w:t>
            </w:r>
            <w:r>
              <w:rPr>
                <w:b/>
                <w:color w:val="17324D"/>
                <w:sz w:val="18"/>
              </w:rPr>
              <w:br/>
            </w:r>
            <w:r>
              <w:rPr>
                <w:sz w:val="17"/>
              </w:rPr>
              <w:t>Assess completeness, balance, source independence, attribution, and bias; identify focused research gaps.</w:t>
            </w:r>
          </w:p>
        </w:tc>
      </w:tr>
      <w:tr w:rsidR="004529C2" w14:paraId="5620D9EA" w14:textId="77777777">
        <w:trPr>
          <w:cantSplit/>
          <w:jc w:val="center"/>
        </w:trPr>
        <w:tc>
          <w:tcPr>
            <w:tcW w:w="624" w:type="dxa"/>
            <w:shd w:val="clear" w:color="auto" w:fill="1B8A89"/>
            <w:tcMar>
              <w:top w:w="110" w:type="dxa"/>
              <w:left w:w="140" w:type="dxa"/>
              <w:bottom w:w="110" w:type="dxa"/>
              <w:right w:w="140" w:type="dxa"/>
            </w:tcMar>
            <w:vAlign w:val="center"/>
          </w:tcPr>
          <w:p w14:paraId="52520B9F" w14:textId="77777777" w:rsidR="004529C2" w:rsidRDefault="00000000">
            <w:pPr>
              <w:jc w:val="center"/>
            </w:pPr>
            <w:r>
              <w:rPr>
                <w:b/>
                <w:color w:val="FFFFFF"/>
                <w:sz w:val="32"/>
              </w:rPr>
              <w:t>5</w:t>
            </w:r>
          </w:p>
        </w:tc>
        <w:tc>
          <w:tcPr>
            <w:tcW w:w="8731" w:type="dxa"/>
            <w:shd w:val="clear" w:color="auto" w:fill="E8F4F2"/>
            <w:tcMar>
              <w:top w:w="110" w:type="dxa"/>
              <w:left w:w="140" w:type="dxa"/>
              <w:bottom w:w="110" w:type="dxa"/>
              <w:right w:w="140" w:type="dxa"/>
            </w:tcMar>
            <w:vAlign w:val="center"/>
          </w:tcPr>
          <w:p w14:paraId="3094C39B" w14:textId="77777777" w:rsidR="004529C2" w:rsidRDefault="00000000">
            <w:pPr>
              <w:spacing w:after="0" w:line="240" w:lineRule="auto"/>
            </w:pPr>
            <w:r>
              <w:rPr>
                <w:b/>
                <w:color w:val="17324D"/>
                <w:sz w:val="18"/>
              </w:rPr>
              <w:t>Targeted follow-up</w:t>
            </w:r>
            <w:r>
              <w:rPr>
                <w:b/>
                <w:color w:val="17324D"/>
                <w:sz w:val="18"/>
              </w:rPr>
              <w:br/>
            </w:r>
            <w:r>
              <w:rPr>
                <w:sz w:val="17"/>
              </w:rPr>
              <w:t>Resolve material gaps with stronger sources, precise locations, contrary evidence, or distinct facts.</w:t>
            </w:r>
          </w:p>
        </w:tc>
      </w:tr>
      <w:tr w:rsidR="004529C2" w14:paraId="5E4974B4" w14:textId="77777777">
        <w:trPr>
          <w:cantSplit/>
          <w:jc w:val="center"/>
        </w:trPr>
        <w:tc>
          <w:tcPr>
            <w:tcW w:w="624" w:type="dxa"/>
            <w:shd w:val="clear" w:color="auto" w:fill="1B8A89"/>
            <w:tcMar>
              <w:top w:w="110" w:type="dxa"/>
              <w:left w:w="140" w:type="dxa"/>
              <w:bottom w:w="110" w:type="dxa"/>
              <w:right w:w="140" w:type="dxa"/>
            </w:tcMar>
            <w:vAlign w:val="center"/>
          </w:tcPr>
          <w:p w14:paraId="4554C039" w14:textId="77777777" w:rsidR="004529C2" w:rsidRDefault="00000000">
            <w:pPr>
              <w:jc w:val="center"/>
            </w:pPr>
            <w:r>
              <w:rPr>
                <w:b/>
                <w:color w:val="FFFFFF"/>
                <w:sz w:val="32"/>
              </w:rPr>
              <w:t>6</w:t>
            </w:r>
          </w:p>
        </w:tc>
        <w:tc>
          <w:tcPr>
            <w:tcW w:w="8731" w:type="dxa"/>
            <w:shd w:val="clear" w:color="auto" w:fill="F4F6F8"/>
            <w:tcMar>
              <w:top w:w="110" w:type="dxa"/>
              <w:left w:w="140" w:type="dxa"/>
              <w:bottom w:w="110" w:type="dxa"/>
              <w:right w:w="140" w:type="dxa"/>
            </w:tcMar>
            <w:vAlign w:val="center"/>
          </w:tcPr>
          <w:p w14:paraId="5F5F18DB" w14:textId="77777777" w:rsidR="004529C2" w:rsidRDefault="00000000">
            <w:pPr>
              <w:spacing w:after="0" w:line="240" w:lineRule="auto"/>
            </w:pPr>
            <w:r>
              <w:rPr>
                <w:b/>
                <w:color w:val="17324D"/>
                <w:sz w:val="18"/>
              </w:rPr>
              <w:t>Prepare the evidence dossier</w:t>
            </w:r>
            <w:r>
              <w:rPr>
                <w:b/>
                <w:color w:val="17324D"/>
                <w:sz w:val="18"/>
              </w:rPr>
              <w:br/>
            </w:r>
            <w:r>
              <w:rPr>
                <w:sz w:val="17"/>
              </w:rPr>
              <w:t>Organize reviewed claims, source relationships, contradictions, gaps, and uncertainty.</w:t>
            </w:r>
          </w:p>
        </w:tc>
      </w:tr>
      <w:tr w:rsidR="004529C2" w14:paraId="32323B6F" w14:textId="77777777">
        <w:trPr>
          <w:cantSplit/>
          <w:jc w:val="center"/>
        </w:trPr>
        <w:tc>
          <w:tcPr>
            <w:tcW w:w="624" w:type="dxa"/>
            <w:shd w:val="clear" w:color="auto" w:fill="17324D"/>
            <w:tcMar>
              <w:top w:w="110" w:type="dxa"/>
              <w:left w:w="140" w:type="dxa"/>
              <w:bottom w:w="110" w:type="dxa"/>
              <w:right w:w="140" w:type="dxa"/>
            </w:tcMar>
            <w:vAlign w:val="center"/>
          </w:tcPr>
          <w:p w14:paraId="430F13DA" w14:textId="77777777" w:rsidR="004529C2" w:rsidRDefault="00000000">
            <w:pPr>
              <w:jc w:val="center"/>
            </w:pPr>
            <w:r>
              <w:rPr>
                <w:b/>
                <w:color w:val="FFFFFF"/>
                <w:sz w:val="32"/>
              </w:rPr>
              <w:t>7</w:t>
            </w:r>
          </w:p>
        </w:tc>
        <w:tc>
          <w:tcPr>
            <w:tcW w:w="8731" w:type="dxa"/>
            <w:shd w:val="clear" w:color="auto" w:fill="E8F4F2"/>
            <w:tcMar>
              <w:top w:w="110" w:type="dxa"/>
              <w:left w:w="140" w:type="dxa"/>
              <w:bottom w:w="110" w:type="dxa"/>
              <w:right w:w="140" w:type="dxa"/>
            </w:tcMar>
            <w:vAlign w:val="center"/>
          </w:tcPr>
          <w:p w14:paraId="347972B4" w14:textId="77777777" w:rsidR="004529C2" w:rsidRDefault="00000000">
            <w:pPr>
              <w:spacing w:after="0" w:line="240" w:lineRule="auto"/>
            </w:pPr>
            <w:r>
              <w:rPr>
                <w:b/>
                <w:color w:val="17324D"/>
                <w:sz w:val="18"/>
              </w:rPr>
              <w:t>Comparative judging</w:t>
            </w:r>
            <w:r>
              <w:rPr>
                <w:b/>
                <w:color w:val="17324D"/>
                <w:sz w:val="18"/>
              </w:rPr>
              <w:br/>
            </w:r>
            <w:r>
              <w:rPr>
                <w:sz w:val="17"/>
              </w:rPr>
              <w:t>Apply one common standard across rulers and assign a score, confidence, and plausible range.</w:t>
            </w:r>
          </w:p>
        </w:tc>
      </w:tr>
      <w:tr w:rsidR="004529C2" w14:paraId="7D7800E2" w14:textId="77777777">
        <w:trPr>
          <w:cantSplit/>
          <w:jc w:val="center"/>
        </w:trPr>
        <w:tc>
          <w:tcPr>
            <w:tcW w:w="624" w:type="dxa"/>
            <w:shd w:val="clear" w:color="auto" w:fill="17324D"/>
            <w:tcMar>
              <w:top w:w="110" w:type="dxa"/>
              <w:left w:w="140" w:type="dxa"/>
              <w:bottom w:w="110" w:type="dxa"/>
              <w:right w:w="140" w:type="dxa"/>
            </w:tcMar>
            <w:vAlign w:val="center"/>
          </w:tcPr>
          <w:p w14:paraId="4C1ED535" w14:textId="77777777" w:rsidR="004529C2" w:rsidRDefault="00000000">
            <w:pPr>
              <w:jc w:val="center"/>
            </w:pPr>
            <w:r>
              <w:rPr>
                <w:b/>
                <w:color w:val="FFFFFF"/>
                <w:sz w:val="32"/>
              </w:rPr>
              <w:t>8</w:t>
            </w:r>
          </w:p>
        </w:tc>
        <w:tc>
          <w:tcPr>
            <w:tcW w:w="8731" w:type="dxa"/>
            <w:shd w:val="clear" w:color="auto" w:fill="F4F6F8"/>
            <w:tcMar>
              <w:top w:w="110" w:type="dxa"/>
              <w:left w:w="140" w:type="dxa"/>
              <w:bottom w:w="110" w:type="dxa"/>
              <w:right w:w="140" w:type="dxa"/>
            </w:tcMar>
            <w:vAlign w:val="center"/>
          </w:tcPr>
          <w:p w14:paraId="55E641D2" w14:textId="77777777" w:rsidR="004529C2" w:rsidRDefault="00000000">
            <w:pPr>
              <w:spacing w:after="0" w:line="240" w:lineRule="auto"/>
            </w:pPr>
            <w:r>
              <w:rPr>
                <w:b/>
                <w:color w:val="17324D"/>
                <w:sz w:val="18"/>
              </w:rPr>
              <w:t>Final audit and customer comparison</w:t>
            </w:r>
            <w:r>
              <w:rPr>
                <w:b/>
                <w:color w:val="17324D"/>
                <w:sz w:val="18"/>
              </w:rPr>
              <w:br/>
            </w:r>
            <w:r>
              <w:rPr>
                <w:sz w:val="17"/>
              </w:rPr>
              <w:t>Check calibration and ordering, then calculate the difference from the customer matrix.</w:t>
            </w:r>
          </w:p>
        </w:tc>
      </w:tr>
    </w:tbl>
    <w:p w14:paraId="7FC6D802" w14:textId="77777777" w:rsidR="004529C2" w:rsidRDefault="004529C2"/>
    <w:tbl>
      <w:tblPr>
        <w:tblW w:w="0" w:type="auto"/>
        <w:jc w:val="center"/>
        <w:tblLook w:val="04A0" w:firstRow="1" w:lastRow="0" w:firstColumn="1" w:lastColumn="0" w:noHBand="0" w:noVBand="1"/>
      </w:tblPr>
      <w:tblGrid>
        <w:gridCol w:w="9972"/>
      </w:tblGrid>
      <w:tr w:rsidR="004529C2" w14:paraId="2E32CF3F" w14:textId="77777777">
        <w:trPr>
          <w:jc w:val="center"/>
        </w:trPr>
        <w:tc>
          <w:tcPr>
            <w:tcW w:w="9972" w:type="dxa"/>
            <w:shd w:val="clear" w:color="auto" w:fill="FBF3DE"/>
            <w:tcMar>
              <w:top w:w="130" w:type="dxa"/>
              <w:left w:w="170" w:type="dxa"/>
              <w:bottom w:w="130" w:type="dxa"/>
              <w:right w:w="170" w:type="dxa"/>
            </w:tcMar>
          </w:tcPr>
          <w:p w14:paraId="0A59B2F3" w14:textId="77777777" w:rsidR="004529C2" w:rsidRDefault="00000000">
            <w:pPr>
              <w:spacing w:after="0"/>
            </w:pPr>
            <w:r>
              <w:t>FOCUSED FOLLOW-UP  Evidence review may request up to two focused research rounds. A supervisor takes over a recoverable task when ordinary follow-up stalls. The final review records the evidence state reached after those rounds.</w:t>
            </w:r>
          </w:p>
        </w:tc>
      </w:tr>
    </w:tbl>
    <w:p w14:paraId="6E457BDA" w14:textId="77777777" w:rsidR="004529C2" w:rsidRDefault="00000000">
      <w:r>
        <w:br w:type="page"/>
      </w:r>
    </w:p>
    <w:p w14:paraId="7AAD3D79" w14:textId="77777777" w:rsidR="004529C2" w:rsidRDefault="00000000">
      <w:pPr>
        <w:pStyle w:val="Heading1"/>
      </w:pPr>
      <w:r>
        <w:lastRenderedPageBreak/>
        <w:t>2. What each stage asks</w:t>
      </w:r>
    </w:p>
    <w:p w14:paraId="631C3EB8" w14:textId="77777777" w:rsidR="004529C2" w:rsidRDefault="00000000">
      <w:pPr>
        <w:pStyle w:val="Heading2"/>
      </w:pPr>
      <w:r>
        <w:t>Stage 1 — Prepare the local foundation</w:t>
      </w:r>
    </w:p>
    <w:p w14:paraId="4D9F0B1C" w14:textId="77777777" w:rsidR="004529C2" w:rsidRDefault="00000000">
      <w:r>
        <w:t>The local evidence foundation organizes verified country, ruler, period, and indicator information already held by the project. It establishes the measured national context and its development over time. Ruler attribution is assessed later from evidence of authority, decisions, implementation, tolerance, correction, and outcomes.</w:t>
      </w:r>
    </w:p>
    <w:p w14:paraId="697A0B15" w14:textId="77777777" w:rsidR="004529C2" w:rsidRDefault="00000000">
      <w:pPr>
        <w:pStyle w:val="ListBullet"/>
      </w:pPr>
      <w:r>
        <w:t>Does the information genuinely belong to this subject area and period?</w:t>
      </w:r>
    </w:p>
    <w:p w14:paraId="0A0823A3" w14:textId="77777777" w:rsidR="004529C2" w:rsidRDefault="00000000">
      <w:pPr>
        <w:pStyle w:val="ListBullet"/>
      </w:pPr>
      <w:r>
        <w:t>Are different concepts and measurements kept separate?</w:t>
      </w:r>
    </w:p>
    <w:p w14:paraId="754BD31E" w14:textId="77777777" w:rsidR="004529C2" w:rsidRDefault="00000000">
      <w:pPr>
        <w:pStyle w:val="ListBullet"/>
      </w:pPr>
      <w:r>
        <w:t>Are uncertainty, missing years, revisions, and warnings preserved?</w:t>
      </w:r>
    </w:p>
    <w:p w14:paraId="78EF1ADC" w14:textId="77777777" w:rsidR="004529C2" w:rsidRDefault="00000000">
      <w:pPr>
        <w:pStyle w:val="ListBullet"/>
      </w:pPr>
      <w:r>
        <w:t>Is national context clearly separated from the ruler’s own responsibility?</w:t>
      </w:r>
    </w:p>
    <w:p w14:paraId="07E65898" w14:textId="77777777" w:rsidR="004529C2" w:rsidRDefault="00000000">
      <w:pPr>
        <w:pStyle w:val="ListBullet"/>
      </w:pPr>
      <w:r>
        <w:t>Can every trend be traced back to its original observation?</w:t>
      </w:r>
    </w:p>
    <w:p w14:paraId="2AE17DA3" w14:textId="77777777" w:rsidR="004529C2" w:rsidRDefault="00000000">
      <w:pPr>
        <w:pStyle w:val="Heading3"/>
      </w:pPr>
      <w:r>
        <w:t>How the local evidence foundation is assembled</w:t>
      </w:r>
    </w:p>
    <w:p w14:paraId="279D9575" w14:textId="77777777" w:rsidR="004529C2" w:rsidRDefault="00000000">
      <w:r>
        <w:t>The project builds local evidence from source files already acquired and documented in the project data lake. Each provider file carries its source, version, acquisition date, licence, and checksum.</w:t>
      </w:r>
    </w:p>
    <w:tbl>
      <w:tblPr>
        <w:tblStyle w:val="TableGrid"/>
        <w:tblW w:w="0" w:type="auto"/>
        <w:jc w:val="center"/>
        <w:tblLook w:val="04A0" w:firstRow="1" w:lastRow="0" w:firstColumn="1" w:lastColumn="0" w:noHBand="0" w:noVBand="1"/>
      </w:tblPr>
      <w:tblGrid>
        <w:gridCol w:w="4981"/>
        <w:gridCol w:w="4981"/>
      </w:tblGrid>
      <w:tr w:rsidR="004529C2" w14:paraId="7E8363E3" w14:textId="77777777">
        <w:trPr>
          <w:jc w:val="center"/>
        </w:trPr>
        <w:tc>
          <w:tcPr>
            <w:tcW w:w="4986" w:type="dxa"/>
            <w:shd w:val="clear" w:color="auto" w:fill="17324D"/>
          </w:tcPr>
          <w:p w14:paraId="637B68AB" w14:textId="77777777" w:rsidR="004529C2" w:rsidRDefault="00000000">
            <w:pPr>
              <w:spacing w:after="0"/>
            </w:pPr>
            <w:r>
              <w:rPr>
                <w:b/>
                <w:color w:val="FFFFFF"/>
              </w:rPr>
              <w:t>Step</w:t>
            </w:r>
          </w:p>
        </w:tc>
        <w:tc>
          <w:tcPr>
            <w:tcW w:w="4986" w:type="dxa"/>
            <w:shd w:val="clear" w:color="auto" w:fill="17324D"/>
          </w:tcPr>
          <w:p w14:paraId="106B46AF" w14:textId="77777777" w:rsidR="004529C2" w:rsidRDefault="00000000">
            <w:pPr>
              <w:spacing w:after="0"/>
            </w:pPr>
            <w:r>
              <w:rPr>
                <w:b/>
                <w:color w:val="FFFFFF"/>
              </w:rPr>
              <w:t>Result</w:t>
            </w:r>
          </w:p>
        </w:tc>
      </w:tr>
      <w:tr w:rsidR="004529C2" w14:paraId="1AC422C8" w14:textId="77777777">
        <w:trPr>
          <w:cantSplit/>
          <w:jc w:val="center"/>
        </w:trPr>
        <w:tc>
          <w:tcPr>
            <w:tcW w:w="4986" w:type="dxa"/>
            <w:shd w:val="clear" w:color="auto" w:fill="EAF3F7"/>
            <w:tcMar>
              <w:top w:w="90" w:type="dxa"/>
              <w:left w:w="120" w:type="dxa"/>
              <w:bottom w:w="90" w:type="dxa"/>
              <w:right w:w="120" w:type="dxa"/>
            </w:tcMar>
          </w:tcPr>
          <w:p w14:paraId="119C0423" w14:textId="77777777" w:rsidR="004529C2" w:rsidRDefault="00000000">
            <w:pPr>
              <w:spacing w:after="0"/>
            </w:pPr>
            <w:r>
              <w:rPr>
                <w:b/>
              </w:rPr>
              <w:t>1. Preserve the source record</w:t>
            </w:r>
          </w:p>
        </w:tc>
        <w:tc>
          <w:tcPr>
            <w:tcW w:w="4986" w:type="dxa"/>
            <w:tcMar>
              <w:top w:w="90" w:type="dxa"/>
              <w:left w:w="120" w:type="dxa"/>
              <w:bottom w:w="90" w:type="dxa"/>
              <w:right w:w="120" w:type="dxa"/>
            </w:tcMar>
          </w:tcPr>
          <w:p w14:paraId="2957722E" w14:textId="77777777" w:rsidR="004529C2" w:rsidRDefault="00000000">
            <w:pPr>
              <w:spacing w:after="0"/>
            </w:pPr>
            <w:r>
              <w:t>Provider files remain unchanged in the raw-data layer, together with acquisition metadata and a checksum.</w:t>
            </w:r>
          </w:p>
        </w:tc>
      </w:tr>
      <w:tr w:rsidR="004529C2" w14:paraId="25F30EBE" w14:textId="77777777">
        <w:trPr>
          <w:cantSplit/>
          <w:jc w:val="center"/>
        </w:trPr>
        <w:tc>
          <w:tcPr>
            <w:tcW w:w="4986" w:type="dxa"/>
            <w:shd w:val="clear" w:color="auto" w:fill="EAF3F7"/>
            <w:tcMar>
              <w:top w:w="90" w:type="dxa"/>
              <w:left w:w="120" w:type="dxa"/>
              <w:bottom w:w="90" w:type="dxa"/>
              <w:right w:w="120" w:type="dxa"/>
            </w:tcMar>
          </w:tcPr>
          <w:p w14:paraId="717724DA" w14:textId="77777777" w:rsidR="004529C2" w:rsidRDefault="00000000">
            <w:pPr>
              <w:spacing w:after="0"/>
            </w:pPr>
            <w:r>
              <w:rPr>
                <w:b/>
              </w:rPr>
              <w:t>2. Normalize observations</w:t>
            </w:r>
          </w:p>
        </w:tc>
        <w:tc>
          <w:tcPr>
            <w:tcW w:w="4986" w:type="dxa"/>
            <w:tcMar>
              <w:top w:w="90" w:type="dxa"/>
              <w:left w:w="120" w:type="dxa"/>
              <w:bottom w:w="90" w:type="dxa"/>
              <w:right w:w="120" w:type="dxa"/>
            </w:tcMar>
          </w:tcPr>
          <w:p w14:paraId="02CDA301" w14:textId="77777777" w:rsidR="004529C2" w:rsidRDefault="00000000">
            <w:pPr>
              <w:spacing w:after="0"/>
            </w:pPr>
            <w:r>
              <w:t>Source-specific values are converted into consistent country-year observations while retaining the original value, unit, scale, source row, and warning.</w:t>
            </w:r>
          </w:p>
        </w:tc>
      </w:tr>
      <w:tr w:rsidR="004529C2" w14:paraId="15633A6C" w14:textId="77777777">
        <w:trPr>
          <w:cantSplit/>
          <w:jc w:val="center"/>
        </w:trPr>
        <w:tc>
          <w:tcPr>
            <w:tcW w:w="4986" w:type="dxa"/>
            <w:shd w:val="clear" w:color="auto" w:fill="EAF3F7"/>
            <w:tcMar>
              <w:top w:w="90" w:type="dxa"/>
              <w:left w:w="120" w:type="dxa"/>
              <w:bottom w:w="90" w:type="dxa"/>
              <w:right w:w="120" w:type="dxa"/>
            </w:tcMar>
          </w:tcPr>
          <w:p w14:paraId="78895D66" w14:textId="77777777" w:rsidR="004529C2" w:rsidRDefault="00000000">
            <w:pPr>
              <w:spacing w:after="0"/>
            </w:pPr>
            <w:r>
              <w:rPr>
                <w:b/>
              </w:rPr>
              <w:t>3. Reconcile country-year facts</w:t>
            </w:r>
          </w:p>
        </w:tc>
        <w:tc>
          <w:tcPr>
            <w:tcW w:w="4986" w:type="dxa"/>
            <w:tcMar>
              <w:top w:w="90" w:type="dxa"/>
              <w:left w:w="120" w:type="dxa"/>
              <w:bottom w:w="90" w:type="dxa"/>
              <w:right w:w="120" w:type="dxa"/>
            </w:tcMar>
          </w:tcPr>
          <w:p w14:paraId="48D102BF" w14:textId="77777777" w:rsidR="004529C2" w:rsidRDefault="00000000">
            <w:pPr>
              <w:spacing w:after="0"/>
            </w:pPr>
            <w:r>
              <w:t>Related observations are grouped into a harmonized fact with the selected value, alternative candidates, source identifiers, confidence information, and any disagreement or coverage warning.</w:t>
            </w:r>
          </w:p>
        </w:tc>
      </w:tr>
      <w:tr w:rsidR="004529C2" w14:paraId="6E8E9F32" w14:textId="77777777">
        <w:trPr>
          <w:cantSplit/>
          <w:jc w:val="center"/>
        </w:trPr>
        <w:tc>
          <w:tcPr>
            <w:tcW w:w="4986" w:type="dxa"/>
            <w:shd w:val="clear" w:color="auto" w:fill="EAF3F7"/>
            <w:tcMar>
              <w:top w:w="90" w:type="dxa"/>
              <w:left w:w="120" w:type="dxa"/>
              <w:bottom w:w="90" w:type="dxa"/>
              <w:right w:w="120" w:type="dxa"/>
            </w:tcMar>
          </w:tcPr>
          <w:p w14:paraId="1AC4FD54" w14:textId="77777777" w:rsidR="004529C2" w:rsidRDefault="00000000">
            <w:pPr>
              <w:spacing w:after="0"/>
            </w:pPr>
            <w:r>
              <w:rPr>
                <w:b/>
              </w:rPr>
              <w:t>4. Select facts for the ruler and chapter</w:t>
            </w:r>
          </w:p>
        </w:tc>
        <w:tc>
          <w:tcPr>
            <w:tcW w:w="4986" w:type="dxa"/>
            <w:tcMar>
              <w:top w:w="90" w:type="dxa"/>
              <w:left w:w="120" w:type="dxa"/>
              <w:bottom w:w="90" w:type="dxa"/>
              <w:right w:w="120" w:type="dxa"/>
            </w:tcMar>
          </w:tcPr>
          <w:p w14:paraId="12374CEB" w14:textId="77777777" w:rsidR="004529C2" w:rsidRDefault="00000000">
            <w:pPr>
              <w:spacing w:after="0"/>
            </w:pPr>
            <w:r>
              <w:t>The builder selects target-year facts and the relevant pre-accession and tenure history for each of the ten chapter questions. Repeated facts receive one stable identifier, and longitudinal signals retain their underlying observations and calculation.</w:t>
            </w:r>
          </w:p>
        </w:tc>
      </w:tr>
      <w:tr w:rsidR="004529C2" w14:paraId="590F17AF" w14:textId="77777777">
        <w:trPr>
          <w:cantSplit/>
          <w:jc w:val="center"/>
        </w:trPr>
        <w:tc>
          <w:tcPr>
            <w:tcW w:w="4986" w:type="dxa"/>
            <w:shd w:val="clear" w:color="auto" w:fill="EAF3F7"/>
            <w:tcMar>
              <w:top w:w="90" w:type="dxa"/>
              <w:left w:w="120" w:type="dxa"/>
              <w:bottom w:w="90" w:type="dxa"/>
              <w:right w:w="120" w:type="dxa"/>
            </w:tcMar>
          </w:tcPr>
          <w:p w14:paraId="707E3A78" w14:textId="77777777" w:rsidR="004529C2" w:rsidRDefault="00000000">
            <w:pPr>
              <w:spacing w:after="0"/>
            </w:pPr>
            <w:r>
              <w:rPr>
                <w:b/>
              </w:rPr>
              <w:t>5. Verify and deliver the chapter package</w:t>
            </w:r>
          </w:p>
        </w:tc>
        <w:tc>
          <w:tcPr>
            <w:tcW w:w="4986" w:type="dxa"/>
            <w:tcMar>
              <w:top w:w="90" w:type="dxa"/>
              <w:left w:w="120" w:type="dxa"/>
              <w:bottom w:w="90" w:type="dxa"/>
              <w:right w:w="120" w:type="dxa"/>
            </w:tcMar>
          </w:tcPr>
          <w:p w14:paraId="359610CB" w14:textId="77777777" w:rsidR="004529C2" w:rsidRDefault="00000000">
            <w:pPr>
              <w:spacing w:after="0"/>
            </w:pPr>
            <w:r>
              <w:t>The package records a disposition for all ten questions, verifies its source hashes, and carries the bounded local facts directly into the comparative judgment.</w:t>
            </w:r>
          </w:p>
        </w:tc>
      </w:tr>
    </w:tbl>
    <w:p w14:paraId="330C698B" w14:textId="77777777" w:rsidR="004529C2" w:rsidRDefault="00000000">
      <w:r>
        <w:t>The client matrix creates a material anchoring risk if prior scores enter research or judging. The local evidence query therefore excludes client-matrix records, and the completed independent scores are compared with the client matrix afterward.</w:t>
      </w:r>
    </w:p>
    <w:p w14:paraId="7E39D295" w14:textId="77777777" w:rsidR="004529C2" w:rsidRDefault="00000000">
      <w:r>
        <w:t>Appendix A lists the source families currently represented in the local fact catalog. Each ruler-chapter package selects the facts relevant to its country, period, and questions.</w:t>
      </w:r>
    </w:p>
    <w:p w14:paraId="0B509D36" w14:textId="77777777" w:rsidR="004529C2" w:rsidRDefault="00000000">
      <w:pPr>
        <w:pStyle w:val="Heading2"/>
      </w:pPr>
      <w:r>
        <w:lastRenderedPageBreak/>
        <w:t>Stage 2 — Preliminary investigation</w:t>
      </w:r>
    </w:p>
    <w:p w14:paraId="2EABD67E" w14:textId="0A0ACA9A" w:rsidR="004529C2" w:rsidRDefault="00000000">
      <w:r>
        <w:t>The preliminary researcher maps the case for the chapter researchers: the ruler’s identity and authority, inherited conditions, external shocks, major events, key disputes, and the available source landscape. This is a brief orientation: researchers make a reasonable attempt, record material unavailable information, and stop when further searching is unlikely to change the account, attribution, or confidence.</w:t>
      </w:r>
    </w:p>
    <w:p w14:paraId="11506A41" w14:textId="77777777" w:rsidR="004529C2" w:rsidRDefault="00000000">
      <w:pPr>
        <w:pStyle w:val="ListBullet"/>
      </w:pPr>
      <w:r>
        <w:t>Who actually held power, and during which dates?</w:t>
      </w:r>
    </w:p>
    <w:p w14:paraId="55090838" w14:textId="77777777" w:rsidR="004529C2" w:rsidRDefault="00000000">
      <w:pPr>
        <w:pStyle w:val="ListBullet"/>
      </w:pPr>
      <w:r>
        <w:t>What was the ruler’s official role, practical influence, and main limit on authority?</w:t>
      </w:r>
    </w:p>
    <w:p w14:paraId="568D268E" w14:textId="77777777" w:rsidR="004529C2" w:rsidRDefault="00000000">
      <w:pPr>
        <w:pStyle w:val="ListBullet"/>
      </w:pPr>
      <w:r>
        <w:t>What important conditions did the ruler inherit?</w:t>
      </w:r>
    </w:p>
    <w:p w14:paraId="000D0A1B" w14:textId="77777777" w:rsidR="004529C2" w:rsidRDefault="00000000">
      <w:pPr>
        <w:pStyle w:val="ListBullet"/>
      </w:pPr>
      <w:r>
        <w:t>Which external shocks or constraints affected the period?</w:t>
      </w:r>
    </w:p>
    <w:p w14:paraId="0F494C3C" w14:textId="77777777" w:rsidR="004529C2" w:rsidRDefault="00000000">
      <w:pPr>
        <w:pStyle w:val="ListBullet"/>
      </w:pPr>
      <w:r>
        <w:t>What were the main decisions, policies, controversies, successes, and failures across all eight subject areas?</w:t>
      </w:r>
    </w:p>
    <w:p w14:paraId="09FE4389" w14:textId="77777777" w:rsidR="004529C2" w:rsidRDefault="00000000">
      <w:pPr>
        <w:pStyle w:val="ListBullet"/>
      </w:pPr>
      <w:r>
        <w:t>Which sources appear strongest, which depend on the same underlying report, and which important perspectives are still missing?</w:t>
      </w:r>
    </w:p>
    <w:p w14:paraId="7A71A691" w14:textId="77777777" w:rsidR="004529C2" w:rsidRDefault="00000000">
      <w:pPr>
        <w:pStyle w:val="ListBullet"/>
      </w:pPr>
      <w:r>
        <w:t>Was criticism possible, or was the information environment affected by censorship, intimidation, surveillance, or self-censorship?</w:t>
      </w:r>
    </w:p>
    <w:tbl>
      <w:tblPr>
        <w:tblW w:w="0" w:type="auto"/>
        <w:jc w:val="center"/>
        <w:tblLook w:val="04A0" w:firstRow="1" w:lastRow="0" w:firstColumn="1" w:lastColumn="0" w:noHBand="0" w:noVBand="1"/>
      </w:tblPr>
      <w:tblGrid>
        <w:gridCol w:w="9972"/>
      </w:tblGrid>
      <w:tr w:rsidR="004529C2" w14:paraId="0215963E" w14:textId="77777777">
        <w:trPr>
          <w:jc w:val="center"/>
        </w:trPr>
        <w:tc>
          <w:tcPr>
            <w:tcW w:w="9972" w:type="dxa"/>
            <w:shd w:val="clear" w:color="auto" w:fill="EAF3F7"/>
            <w:tcMar>
              <w:top w:w="130" w:type="dxa"/>
              <w:left w:w="170" w:type="dxa"/>
              <w:bottom w:w="130" w:type="dxa"/>
              <w:right w:w="170" w:type="dxa"/>
            </w:tcMar>
          </w:tcPr>
          <w:p w14:paraId="7510017A" w14:textId="77777777" w:rsidR="004529C2" w:rsidRDefault="00000000">
            <w:pPr>
              <w:spacing w:after="0"/>
            </w:pPr>
            <w:r>
              <w:rPr>
                <w:b/>
                <w:color w:val="17324D"/>
              </w:rPr>
              <w:t xml:space="preserve">STOPPING RULE  </w:t>
            </w:r>
            <w:r>
              <w:t>Research continues while another search is likely to add an important fact, a stronger source, credible contrary evidence, or a missing perspective. It stops when further work mostly repeats the established record or reaches a real access barrier.</w:t>
            </w:r>
          </w:p>
        </w:tc>
      </w:tr>
    </w:tbl>
    <w:p w14:paraId="113171D0" w14:textId="77777777" w:rsidR="004529C2" w:rsidRDefault="00000000">
      <w:pPr>
        <w:pStyle w:val="Heading2"/>
      </w:pPr>
      <w:r>
        <w:t>Stage 3 — Deep research, one subject at a time</w:t>
      </w:r>
    </w:p>
    <w:p w14:paraId="30E7EF44" w14:textId="584186AF" w:rsidR="004529C2" w:rsidRDefault="00000000">
      <w:r>
        <w:t xml:space="preserve">A chapter researcher examines </w:t>
      </w:r>
      <w:r w:rsidR="0033247E">
        <w:t>about ten</w:t>
      </w:r>
      <w:ins w:id="0" w:author="Lior Shtram" w:date="2026-08-06T18:36:00Z" w16du:dateUtc="2026-08-06T16:36:00Z">
        <w:r w:rsidR="0033247E">
          <w:t xml:space="preserve"> </w:t>
        </w:r>
      </w:ins>
      <w:r>
        <w:t>overlapping questions. For each material claim, the researcher opens the strongest available source, checks independent and contrary evidence, records the exact location, and explains the connection between the claim and the ruler’s authority or conduct.</w:t>
      </w:r>
    </w:p>
    <w:tbl>
      <w:tblPr>
        <w:tblStyle w:val="TableGrid"/>
        <w:tblW w:w="0" w:type="auto"/>
        <w:jc w:val="center"/>
        <w:tblLook w:val="04A0" w:firstRow="1" w:lastRow="0" w:firstColumn="1" w:lastColumn="0" w:noHBand="0" w:noVBand="1"/>
      </w:tblPr>
      <w:tblGrid>
        <w:gridCol w:w="4981"/>
        <w:gridCol w:w="4981"/>
      </w:tblGrid>
      <w:tr w:rsidR="004529C2" w14:paraId="4B9D1CF3" w14:textId="77777777">
        <w:trPr>
          <w:tblHeader/>
          <w:jc w:val="center"/>
        </w:trPr>
        <w:tc>
          <w:tcPr>
            <w:tcW w:w="4986" w:type="dxa"/>
            <w:shd w:val="clear" w:color="auto" w:fill="17324D"/>
          </w:tcPr>
          <w:p w14:paraId="4CD2BEBF" w14:textId="77777777" w:rsidR="004529C2" w:rsidRDefault="00000000">
            <w:r>
              <w:rPr>
                <w:b/>
                <w:color w:val="FFFFFF"/>
              </w:rPr>
              <w:t>Research step</w:t>
            </w:r>
          </w:p>
        </w:tc>
        <w:tc>
          <w:tcPr>
            <w:tcW w:w="4986" w:type="dxa"/>
            <w:shd w:val="clear" w:color="auto" w:fill="17324D"/>
          </w:tcPr>
          <w:p w14:paraId="4BEC8452" w14:textId="77777777" w:rsidR="004529C2" w:rsidRDefault="00000000">
            <w:r>
              <w:rPr>
                <w:b/>
                <w:color w:val="FFFFFF"/>
              </w:rPr>
              <w:t>What it means in practice</w:t>
            </w:r>
          </w:p>
        </w:tc>
      </w:tr>
      <w:tr w:rsidR="004529C2" w14:paraId="7A91B823" w14:textId="77777777">
        <w:trPr>
          <w:jc w:val="center"/>
        </w:trPr>
        <w:tc>
          <w:tcPr>
            <w:tcW w:w="4986" w:type="dxa"/>
            <w:shd w:val="clear" w:color="auto" w:fill="EAF3F7"/>
            <w:tcMar>
              <w:top w:w="90" w:type="dxa"/>
              <w:left w:w="120" w:type="dxa"/>
              <w:bottom w:w="90" w:type="dxa"/>
              <w:right w:w="120" w:type="dxa"/>
            </w:tcMar>
          </w:tcPr>
          <w:p w14:paraId="656C63FA" w14:textId="77777777" w:rsidR="004529C2" w:rsidRDefault="00000000">
            <w:r>
              <w:rPr>
                <w:b/>
              </w:rPr>
              <w:t>Orient</w:t>
            </w:r>
          </w:p>
        </w:tc>
        <w:tc>
          <w:tcPr>
            <w:tcW w:w="4986" w:type="dxa"/>
            <w:tcMar>
              <w:top w:w="90" w:type="dxa"/>
              <w:left w:w="120" w:type="dxa"/>
              <w:bottom w:w="90" w:type="dxa"/>
              <w:right w:w="120" w:type="dxa"/>
            </w:tcMar>
          </w:tcPr>
          <w:p w14:paraId="0A445586" w14:textId="77777777" w:rsidR="004529C2" w:rsidRDefault="00000000">
            <w:r>
              <w:t>Establish authority, inherited conditions, external shocks, and the information environment.</w:t>
            </w:r>
          </w:p>
        </w:tc>
      </w:tr>
      <w:tr w:rsidR="004529C2" w14:paraId="66C371EF" w14:textId="77777777">
        <w:trPr>
          <w:jc w:val="center"/>
        </w:trPr>
        <w:tc>
          <w:tcPr>
            <w:tcW w:w="4986" w:type="dxa"/>
            <w:shd w:val="clear" w:color="auto" w:fill="EAF3F7"/>
            <w:tcMar>
              <w:top w:w="90" w:type="dxa"/>
              <w:left w:w="120" w:type="dxa"/>
              <w:bottom w:w="90" w:type="dxa"/>
              <w:right w:w="120" w:type="dxa"/>
            </w:tcMar>
          </w:tcPr>
          <w:p w14:paraId="43521B57" w14:textId="77777777" w:rsidR="004529C2" w:rsidRDefault="00000000">
            <w:r>
              <w:rPr>
                <w:b/>
              </w:rPr>
              <w:t>Plan</w:t>
            </w:r>
          </w:p>
        </w:tc>
        <w:tc>
          <w:tcPr>
            <w:tcW w:w="4986" w:type="dxa"/>
            <w:tcMar>
              <w:top w:w="90" w:type="dxa"/>
              <w:left w:w="120" w:type="dxa"/>
              <w:bottom w:w="90" w:type="dxa"/>
              <w:right w:w="120" w:type="dxa"/>
            </w:tcMar>
          </w:tcPr>
          <w:p w14:paraId="3FEF9F6A" w14:textId="77777777" w:rsidR="004529C2" w:rsidRDefault="00000000">
            <w:r>
              <w:t>Identify favorable, adverse, disputed, and exculpatory possibilities for every question.</w:t>
            </w:r>
          </w:p>
        </w:tc>
      </w:tr>
      <w:tr w:rsidR="004529C2" w14:paraId="677B2C0B" w14:textId="77777777">
        <w:trPr>
          <w:jc w:val="center"/>
        </w:trPr>
        <w:tc>
          <w:tcPr>
            <w:tcW w:w="4986" w:type="dxa"/>
            <w:shd w:val="clear" w:color="auto" w:fill="EAF3F7"/>
            <w:tcMar>
              <w:top w:w="90" w:type="dxa"/>
              <w:left w:w="120" w:type="dxa"/>
              <w:bottom w:w="90" w:type="dxa"/>
              <w:right w:w="120" w:type="dxa"/>
            </w:tcMar>
          </w:tcPr>
          <w:p w14:paraId="72F6C227" w14:textId="77777777" w:rsidR="004529C2" w:rsidRDefault="00000000">
            <w:r>
              <w:rPr>
                <w:b/>
              </w:rPr>
              <w:t>Find the main record</w:t>
            </w:r>
          </w:p>
        </w:tc>
        <w:tc>
          <w:tcPr>
            <w:tcW w:w="4986" w:type="dxa"/>
            <w:tcMar>
              <w:top w:w="90" w:type="dxa"/>
              <w:left w:w="120" w:type="dxa"/>
              <w:bottom w:w="90" w:type="dxa"/>
              <w:right w:w="120" w:type="dxa"/>
            </w:tcMar>
          </w:tcPr>
          <w:p w14:paraId="7F833452" w14:textId="77777777" w:rsidR="004529C2" w:rsidRDefault="00000000">
            <w:r>
              <w:t>Start with reliable overviews, then identify the decisions, laws, resources, appointments, statements, implementation, corrections, and outcomes that mattered.</w:t>
            </w:r>
          </w:p>
        </w:tc>
      </w:tr>
      <w:tr w:rsidR="004529C2" w14:paraId="0063D62F" w14:textId="77777777">
        <w:trPr>
          <w:jc w:val="center"/>
        </w:trPr>
        <w:tc>
          <w:tcPr>
            <w:tcW w:w="4986" w:type="dxa"/>
            <w:shd w:val="clear" w:color="auto" w:fill="EAF3F7"/>
            <w:tcMar>
              <w:top w:w="90" w:type="dxa"/>
              <w:left w:w="120" w:type="dxa"/>
              <w:bottom w:w="90" w:type="dxa"/>
              <w:right w:w="120" w:type="dxa"/>
            </w:tcMar>
          </w:tcPr>
          <w:p w14:paraId="7B557E61" w14:textId="77777777" w:rsidR="004529C2" w:rsidRDefault="00000000">
            <w:r>
              <w:rPr>
                <w:b/>
              </w:rPr>
              <w:t>Verify</w:t>
            </w:r>
          </w:p>
        </w:tc>
        <w:tc>
          <w:tcPr>
            <w:tcW w:w="4986" w:type="dxa"/>
            <w:tcMar>
              <w:top w:w="90" w:type="dxa"/>
              <w:left w:w="120" w:type="dxa"/>
              <w:bottom w:w="90" w:type="dxa"/>
              <w:right w:w="120" w:type="dxa"/>
            </w:tcMar>
          </w:tcPr>
          <w:p w14:paraId="19DE4E05" w14:textId="77777777" w:rsidR="004529C2" w:rsidRDefault="00000000">
            <w:r>
              <w:t>Open the underlying sources and assess their authority, independence, method, proximity, and date.</w:t>
            </w:r>
          </w:p>
        </w:tc>
      </w:tr>
      <w:tr w:rsidR="004529C2" w14:paraId="7179B34E" w14:textId="77777777">
        <w:trPr>
          <w:jc w:val="center"/>
        </w:trPr>
        <w:tc>
          <w:tcPr>
            <w:tcW w:w="4986" w:type="dxa"/>
            <w:shd w:val="clear" w:color="auto" w:fill="EAF3F7"/>
            <w:tcMar>
              <w:top w:w="90" w:type="dxa"/>
              <w:left w:w="120" w:type="dxa"/>
              <w:bottom w:w="90" w:type="dxa"/>
              <w:right w:w="120" w:type="dxa"/>
            </w:tcMar>
          </w:tcPr>
          <w:p w14:paraId="111C7DAD" w14:textId="77777777" w:rsidR="004529C2" w:rsidRDefault="00000000">
            <w:r>
              <w:rPr>
                <w:b/>
              </w:rPr>
              <w:lastRenderedPageBreak/>
              <w:t>Test</w:t>
            </w:r>
          </w:p>
        </w:tc>
        <w:tc>
          <w:tcPr>
            <w:tcW w:w="4986" w:type="dxa"/>
            <w:tcMar>
              <w:top w:w="90" w:type="dxa"/>
              <w:left w:w="120" w:type="dxa"/>
              <w:bottom w:w="90" w:type="dxa"/>
              <w:right w:w="120" w:type="dxa"/>
            </w:tcMar>
          </w:tcPr>
          <w:p w14:paraId="0D0E1CF6" w14:textId="77777777" w:rsidR="004529C2" w:rsidRDefault="00000000">
            <w:r>
              <w:t>Seek contrary evidence, independent corroboration, local-language material, and alternative explanations.</w:t>
            </w:r>
          </w:p>
        </w:tc>
      </w:tr>
      <w:tr w:rsidR="004529C2" w14:paraId="2B6DA61E" w14:textId="77777777">
        <w:trPr>
          <w:jc w:val="center"/>
        </w:trPr>
        <w:tc>
          <w:tcPr>
            <w:tcW w:w="4986" w:type="dxa"/>
            <w:shd w:val="clear" w:color="auto" w:fill="EAF3F7"/>
            <w:tcMar>
              <w:top w:w="90" w:type="dxa"/>
              <w:left w:w="120" w:type="dxa"/>
              <w:bottom w:w="90" w:type="dxa"/>
              <w:right w:w="120" w:type="dxa"/>
            </w:tcMar>
          </w:tcPr>
          <w:p w14:paraId="64E0B498" w14:textId="77777777" w:rsidR="004529C2" w:rsidRDefault="00000000">
            <w:r>
              <w:rPr>
                <w:b/>
              </w:rPr>
              <w:t>Deepen</w:t>
            </w:r>
          </w:p>
        </w:tc>
        <w:tc>
          <w:tcPr>
            <w:tcW w:w="4986" w:type="dxa"/>
            <w:tcMar>
              <w:top w:w="90" w:type="dxa"/>
              <w:left w:w="120" w:type="dxa"/>
              <w:bottom w:w="90" w:type="dxa"/>
              <w:right w:w="120" w:type="dxa"/>
            </w:tcMar>
          </w:tcPr>
          <w:p w14:paraId="1B7D27D4" w14:textId="77777777" w:rsidR="004529C2" w:rsidRDefault="00000000">
            <w:r>
              <w:t>Continue while new work materially improves the account.</w:t>
            </w:r>
          </w:p>
        </w:tc>
      </w:tr>
      <w:tr w:rsidR="004529C2" w14:paraId="7354D428" w14:textId="77777777">
        <w:trPr>
          <w:jc w:val="center"/>
        </w:trPr>
        <w:tc>
          <w:tcPr>
            <w:tcW w:w="4986" w:type="dxa"/>
            <w:shd w:val="clear" w:color="auto" w:fill="EAF3F7"/>
            <w:tcMar>
              <w:top w:w="90" w:type="dxa"/>
              <w:left w:w="120" w:type="dxa"/>
              <w:bottom w:w="90" w:type="dxa"/>
              <w:right w:w="120" w:type="dxa"/>
            </w:tcMar>
          </w:tcPr>
          <w:p w14:paraId="288A85EC" w14:textId="77777777" w:rsidR="004529C2" w:rsidRDefault="00000000">
            <w:r>
              <w:rPr>
                <w:b/>
              </w:rPr>
              <w:t>Hand off</w:t>
            </w:r>
          </w:p>
        </w:tc>
        <w:tc>
          <w:tcPr>
            <w:tcW w:w="4986" w:type="dxa"/>
            <w:tcMar>
              <w:top w:w="90" w:type="dxa"/>
              <w:left w:w="120" w:type="dxa"/>
              <w:bottom w:w="90" w:type="dxa"/>
              <w:right w:w="120" w:type="dxa"/>
            </w:tcMar>
          </w:tcPr>
          <w:p w14:paraId="65406AFA" w14:textId="77777777" w:rsidR="004529C2" w:rsidRDefault="00000000">
            <w:r>
              <w:t>Organize findings by underlying fact and show which research questions each finding informs.</w:t>
            </w:r>
          </w:p>
        </w:tc>
      </w:tr>
    </w:tbl>
    <w:p w14:paraId="185BEC7C" w14:textId="77777777" w:rsidR="004529C2" w:rsidRDefault="00000000">
      <w:r>
        <w:br w:type="page"/>
      </w:r>
    </w:p>
    <w:p w14:paraId="198BFE62" w14:textId="77777777" w:rsidR="004529C2" w:rsidRDefault="00000000">
      <w:pPr>
        <w:pStyle w:val="Heading2"/>
      </w:pPr>
      <w:r>
        <w:lastRenderedPageBreak/>
        <w:t>Stage 4 — Independent evidence review</w:t>
      </w:r>
    </w:p>
    <w:p w14:paraId="2AAAA4F5" w14:textId="77777777" w:rsidR="004529C2" w:rsidRDefault="00000000">
      <w:r>
        <w:t>The evidence reviewer examines the accumulated research for completeness, balance, source independence, attribution, and traceability. The reviewer identifies specific gaps that a focused research continuation can improve.</w:t>
      </w:r>
    </w:p>
    <w:p w14:paraId="6F871D0C" w14:textId="77777777" w:rsidR="004529C2" w:rsidRDefault="00000000">
      <w:pPr>
        <w:pStyle w:val="ListBullet"/>
      </w:pPr>
      <w:r>
        <w:t>Were both favorable and adverse or contrary possibilities investigated?</w:t>
      </w:r>
    </w:p>
    <w:p w14:paraId="2D725198" w14:textId="77777777" w:rsidR="004529C2" w:rsidRDefault="00000000">
      <w:pPr>
        <w:pStyle w:val="ListBullet"/>
      </w:pPr>
      <w:r>
        <w:t>Was silence in a closed or censored system mistakenly treated as favorable evidence?</w:t>
      </w:r>
    </w:p>
    <w:p w14:paraId="15B0EDD7" w14:textId="77777777" w:rsidR="004529C2" w:rsidRDefault="00000000">
      <w:pPr>
        <w:pStyle w:val="ListBullet"/>
      </w:pPr>
      <w:r>
        <w:t>Was a high volume of complaints in an open system mistaken for more severe misconduct?</w:t>
      </w:r>
    </w:p>
    <w:p w14:paraId="3FA11EBB" w14:textId="77777777" w:rsidR="004529C2" w:rsidRDefault="00000000">
      <w:pPr>
        <w:pStyle w:val="ListBullet"/>
      </w:pPr>
      <w:r>
        <w:t>Do repeated articles merely repeat one underlying event or original source?</w:t>
      </w:r>
    </w:p>
    <w:p w14:paraId="2324CCAB" w14:textId="77777777" w:rsidR="004529C2" w:rsidRDefault="00000000">
      <w:pPr>
        <w:pStyle w:val="ListBullet"/>
      </w:pPr>
      <w:r>
        <w:t>Are allegations, documented events, official findings, and court judgments clearly distinguished?</w:t>
      </w:r>
    </w:p>
    <w:p w14:paraId="55CC82B4" w14:textId="77777777" w:rsidR="004529C2" w:rsidRDefault="00000000">
      <w:pPr>
        <w:pStyle w:val="ListBullet"/>
      </w:pPr>
      <w:r>
        <w:t>Were consequential official claims independently checked?</w:t>
      </w:r>
    </w:p>
    <w:p w14:paraId="21BF1147" w14:textId="77777777" w:rsidR="004529C2" w:rsidRDefault="00000000">
      <w:pPr>
        <w:pStyle w:val="ListBullet"/>
      </w:pPr>
      <w:r>
        <w:t>Were population, exposure, authority, inherited conditions, and external shocks considered?</w:t>
      </w:r>
    </w:p>
    <w:p w14:paraId="3A069B1F" w14:textId="77777777" w:rsidR="004529C2" w:rsidRDefault="00000000">
      <w:pPr>
        <w:pStyle w:val="ListBullet"/>
      </w:pPr>
      <w:r>
        <w:t>Is an important source type or perspective missing?</w:t>
      </w:r>
    </w:p>
    <w:p w14:paraId="2A79D54C" w14:textId="77777777" w:rsidR="004529C2" w:rsidRDefault="00000000">
      <w:pPr>
        <w:pStyle w:val="ListBullet"/>
      </w:pPr>
      <w:r>
        <w:t>Are dates, ruler attribution, contrary evidence, source independence, and precise source locations adequate?</w:t>
      </w:r>
    </w:p>
    <w:p w14:paraId="1EF880B4" w14:textId="77777777" w:rsidR="004529C2" w:rsidRDefault="00000000">
      <w:pPr>
        <w:pStyle w:val="ListBullet"/>
      </w:pPr>
      <w:r>
        <w:t>Is the evidence complete enough to prepare for judgment, or would a focused follow-up materially improve it?</w:t>
      </w:r>
    </w:p>
    <w:p w14:paraId="3E6E46CB" w14:textId="77777777" w:rsidR="004529C2" w:rsidRDefault="00000000">
      <w:pPr>
        <w:pStyle w:val="Heading2"/>
      </w:pPr>
      <w:r>
        <w:t>Stage 5 — Targeted follow-up and supervisor fallback</w:t>
      </w:r>
    </w:p>
    <w:p w14:paraId="279EA593" w14:textId="77777777" w:rsidR="004529C2" w:rsidRDefault="00000000">
      <w:r>
        <w:t>A focused research continuation addresses each recoverable gap identified by the reviewer. It adds a stronger underlying source, a more precise location, contrary evidence, or a materially distinct fact. The final review records any remaining gap and its effect on the evidence base.</w:t>
      </w:r>
    </w:p>
    <w:p w14:paraId="0C42CB5A" w14:textId="77777777" w:rsidR="004529C2" w:rsidRDefault="00000000">
      <w:pPr>
        <w:pStyle w:val="Heading2"/>
      </w:pPr>
      <w:r>
        <w:t>Stage 6 — Prepare the evidence dossier</w:t>
      </w:r>
    </w:p>
    <w:p w14:paraId="797FF217" w14:textId="77777777" w:rsidR="004529C2" w:rsidRDefault="00000000">
      <w:r>
        <w:t>A separate editor converts the reviewed research into a consistent dossier. The editor preserves every traceable claim, groups reports that depend on the same underlying event, and records gaps, contradictions, and source cautions for the judge.</w:t>
      </w:r>
    </w:p>
    <w:p w14:paraId="3C77579D" w14:textId="77777777" w:rsidR="004529C2" w:rsidRDefault="00000000">
      <w:pPr>
        <w:pStyle w:val="ListBullet"/>
      </w:pPr>
      <w:r>
        <w:t>Can every claim be traced to a named source and a precise place within it?</w:t>
      </w:r>
    </w:p>
    <w:p w14:paraId="4968F43B" w14:textId="77777777" w:rsidR="004529C2" w:rsidRDefault="00000000">
      <w:pPr>
        <w:pStyle w:val="ListBullet"/>
      </w:pPr>
      <w:r>
        <w:t>Are repeated reports grouped rather than treated as independent confirmation?</w:t>
      </w:r>
    </w:p>
    <w:p w14:paraId="5A6E5F3D" w14:textId="77777777" w:rsidR="004529C2" w:rsidRDefault="00000000">
      <w:pPr>
        <w:pStyle w:val="ListBullet"/>
      </w:pPr>
      <w:r>
        <w:t>Are unverified leads excluded from decisive evidence but retained for audit?</w:t>
      </w:r>
    </w:p>
    <w:p w14:paraId="57487EE6" w14:textId="77777777" w:rsidR="004529C2" w:rsidRDefault="00000000">
      <w:pPr>
        <w:pStyle w:val="ListBullet"/>
      </w:pPr>
      <w:r>
        <w:t>Are inherited conditions and country context separated from ruler-attributed conduct?</w:t>
      </w:r>
    </w:p>
    <w:p w14:paraId="1339324C" w14:textId="77777777" w:rsidR="004529C2" w:rsidRDefault="00000000">
      <w:pPr>
        <w:pStyle w:val="ListBullet"/>
      </w:pPr>
      <w:r>
        <w:t>Are allegations separated from findings and official claims from independent checks?</w:t>
      </w:r>
    </w:p>
    <w:p w14:paraId="144B40F0" w14:textId="77777777" w:rsidR="004529C2" w:rsidRDefault="00000000">
      <w:pPr>
        <w:pStyle w:val="ListBullet"/>
      </w:pPr>
      <w:r>
        <w:t>Does every applicable research question have evidence or an honest explanation of the gap?</w:t>
      </w:r>
    </w:p>
    <w:p w14:paraId="2606FAED" w14:textId="77777777" w:rsidR="004529C2" w:rsidRDefault="00000000">
      <w:pPr>
        <w:pStyle w:val="ListBullet"/>
      </w:pPr>
      <w:r>
        <w:t>Are information-environment and bias warnings retained?</w:t>
      </w:r>
    </w:p>
    <w:p w14:paraId="74D5115D" w14:textId="77777777" w:rsidR="004529C2" w:rsidRDefault="00000000">
      <w:pPr>
        <w:pStyle w:val="ListBullet"/>
      </w:pPr>
      <w:r>
        <w:t>Has every material, traceable fact survived the handoff?</w:t>
      </w:r>
    </w:p>
    <w:p w14:paraId="2D0810A0" w14:textId="77777777" w:rsidR="004529C2" w:rsidRDefault="00000000">
      <w:r>
        <w:br w:type="page"/>
      </w:r>
    </w:p>
    <w:p w14:paraId="29729CEC" w14:textId="77777777" w:rsidR="004529C2" w:rsidRDefault="00000000">
      <w:pPr>
        <w:pStyle w:val="Heading1"/>
      </w:pPr>
      <w:r>
        <w:lastRenderedPageBreak/>
        <w:t>3. How the pipeline accounts for bias</w:t>
      </w:r>
    </w:p>
    <w:p w14:paraId="2CFAD88F" w14:textId="77777777" w:rsidR="004529C2" w:rsidRDefault="00000000">
      <w:r>
        <w:t>Evidence is not equally visible everywhere. Open systems may generate many public complaints, investigations, and corrections; closed systems may suppress them. The pipeline therefore evaluates both conduct and the conditions under which that conduct could be reported.</w:t>
      </w:r>
    </w:p>
    <w:p w14:paraId="2E52C316" w14:textId="77777777" w:rsidR="004529C2" w:rsidRDefault="00000000">
      <w:pPr>
        <w:pStyle w:val="ListBullet"/>
      </w:pPr>
      <w:r>
        <w:t>Could journalists, civil society, victims, opposition figures, courts, auditors, and officials report misconduct safely?</w:t>
      </w:r>
    </w:p>
    <w:p w14:paraId="3812F45D" w14:textId="77777777" w:rsidR="004529C2" w:rsidRDefault="00000000">
      <w:pPr>
        <w:pStyle w:val="ListBullet"/>
      </w:pPr>
      <w:r>
        <w:t>Was there censorship, surveillance, intimidation, punishment, or self-censorship?</w:t>
      </w:r>
    </w:p>
    <w:p w14:paraId="4A3577AA" w14:textId="77777777" w:rsidR="004529C2" w:rsidRDefault="00000000">
      <w:pPr>
        <w:pStyle w:val="ListBullet"/>
      </w:pPr>
      <w:r>
        <w:t>Are official statistics credible, incomplete, disputed, manipulated, or unavailable?</w:t>
      </w:r>
    </w:p>
    <w:p w14:paraId="003C9379" w14:textId="77777777" w:rsidR="004529C2" w:rsidRDefault="00000000">
      <w:pPr>
        <w:pStyle w:val="ListBullet"/>
      </w:pPr>
      <w:r>
        <w:t>Which languages and archives were searched, and whose perspective may be absent?</w:t>
      </w:r>
    </w:p>
    <w:p w14:paraId="2EF22CD9" w14:textId="77777777" w:rsidR="004529C2" w:rsidRDefault="00000000">
      <w:pPr>
        <w:pStyle w:val="ListBullet"/>
      </w:pPr>
      <w:r>
        <w:t>Is the evidence overly concentrated in official, opposition, advocacy, academic, or foreign-government sources?</w:t>
      </w:r>
    </w:p>
    <w:p w14:paraId="1BAF5AE6" w14:textId="77777777" w:rsidR="004529C2" w:rsidRDefault="00000000">
      <w:pPr>
        <w:pStyle w:val="ListBullet"/>
      </w:pPr>
      <w:r>
        <w:t>Do many records trace back to the same original event, dataset, investigation, or official claim?</w:t>
      </w:r>
    </w:p>
    <w:p w14:paraId="313EF828" w14:textId="77777777" w:rsidR="004529C2" w:rsidRDefault="00000000">
      <w:pPr>
        <w:pStyle w:val="ListBullet"/>
      </w:pPr>
      <w:r>
        <w:t>Does complaint volume reflect worse conduct, greater reporting freedom, or both?</w:t>
      </w:r>
    </w:p>
    <w:p w14:paraId="57C2DEC3" w14:textId="77777777" w:rsidR="004529C2" w:rsidRDefault="00000000">
      <w:pPr>
        <w:pStyle w:val="ListBullet"/>
      </w:pPr>
      <w:r>
        <w:t>What population, geographic, institutional, or exposure differences affect comparison?</w:t>
      </w:r>
    </w:p>
    <w:p w14:paraId="69E8BC93" w14:textId="77777777" w:rsidR="004529C2" w:rsidRDefault="00000000">
      <w:pPr>
        <w:pStyle w:val="ListBullet"/>
      </w:pPr>
      <w:r>
        <w:t>What did the ruler inherit, what external shocks occurred, and what authority did the ruler truly possess?</w:t>
      </w:r>
    </w:p>
    <w:p w14:paraId="20973629" w14:textId="77777777" w:rsidR="004529C2" w:rsidRDefault="00000000">
      <w:pPr>
        <w:pStyle w:val="ListBullet"/>
      </w:pPr>
      <w:r>
        <w:t>Which subject-specific distortions could push interpretation unfairly upward or downward?</w:t>
      </w:r>
    </w:p>
    <w:p w14:paraId="640585CE" w14:textId="77777777" w:rsidR="004529C2" w:rsidRDefault="00000000">
      <w:pPr>
        <w:pStyle w:val="Heading2"/>
      </w:pPr>
      <w:r>
        <w:t>Four comparison controls</w:t>
      </w:r>
    </w:p>
    <w:tbl>
      <w:tblPr>
        <w:tblW w:w="0" w:type="auto"/>
        <w:jc w:val="center"/>
        <w:tblLook w:val="04A0" w:firstRow="1" w:lastRow="0" w:firstColumn="1" w:lastColumn="0" w:noHBand="0" w:noVBand="1"/>
      </w:tblPr>
      <w:tblGrid>
        <w:gridCol w:w="4986"/>
        <w:gridCol w:w="4986"/>
      </w:tblGrid>
      <w:tr w:rsidR="004529C2" w14:paraId="3A784D3A" w14:textId="77777777">
        <w:trPr>
          <w:jc w:val="center"/>
        </w:trPr>
        <w:tc>
          <w:tcPr>
            <w:tcW w:w="4986" w:type="dxa"/>
            <w:shd w:val="clear" w:color="auto" w:fill="17324D"/>
            <w:tcMar>
              <w:top w:w="130" w:type="dxa"/>
              <w:left w:w="150" w:type="dxa"/>
              <w:bottom w:w="130" w:type="dxa"/>
              <w:right w:w="150" w:type="dxa"/>
            </w:tcMar>
          </w:tcPr>
          <w:p w14:paraId="42EB118B" w14:textId="77777777" w:rsidR="004529C2" w:rsidRDefault="00000000">
            <w:pPr>
              <w:spacing w:after="0"/>
            </w:pPr>
            <w:r>
              <w:rPr>
                <w:b/>
                <w:color w:val="FFFFFF"/>
              </w:rPr>
              <w:t>Closed information environments</w:t>
            </w:r>
          </w:p>
        </w:tc>
        <w:tc>
          <w:tcPr>
            <w:tcW w:w="4986" w:type="dxa"/>
            <w:shd w:val="clear" w:color="auto" w:fill="F4F6F8"/>
            <w:tcMar>
              <w:top w:w="130" w:type="dxa"/>
              <w:left w:w="150" w:type="dxa"/>
              <w:bottom w:w="130" w:type="dxa"/>
              <w:right w:w="150" w:type="dxa"/>
            </w:tcMar>
          </w:tcPr>
          <w:p w14:paraId="4F0CD5F1" w14:textId="77777777" w:rsidR="004529C2" w:rsidRDefault="00000000">
            <w:pPr>
              <w:spacing w:after="0"/>
            </w:pPr>
            <w:r>
              <w:t>Limited reporting lowers confidence and broadens the plausible range.</w:t>
            </w:r>
          </w:p>
        </w:tc>
      </w:tr>
      <w:tr w:rsidR="004529C2" w14:paraId="1E966758" w14:textId="77777777">
        <w:trPr>
          <w:jc w:val="center"/>
        </w:trPr>
        <w:tc>
          <w:tcPr>
            <w:tcW w:w="4986" w:type="dxa"/>
            <w:shd w:val="clear" w:color="auto" w:fill="17324D"/>
            <w:tcMar>
              <w:top w:w="130" w:type="dxa"/>
              <w:left w:w="150" w:type="dxa"/>
              <w:bottom w:w="130" w:type="dxa"/>
              <w:right w:w="150" w:type="dxa"/>
            </w:tcMar>
          </w:tcPr>
          <w:p w14:paraId="34377945" w14:textId="77777777" w:rsidR="004529C2" w:rsidRDefault="00000000">
            <w:pPr>
              <w:spacing w:after="0"/>
            </w:pPr>
            <w:r>
              <w:rPr>
                <w:b/>
                <w:color w:val="FFFFFF"/>
              </w:rPr>
              <w:t>Open information environments</w:t>
            </w:r>
          </w:p>
        </w:tc>
        <w:tc>
          <w:tcPr>
            <w:tcW w:w="4986" w:type="dxa"/>
            <w:shd w:val="clear" w:color="auto" w:fill="F4F6F8"/>
            <w:tcMar>
              <w:top w:w="130" w:type="dxa"/>
              <w:left w:w="150" w:type="dxa"/>
              <w:bottom w:w="130" w:type="dxa"/>
              <w:right w:w="150" w:type="dxa"/>
            </w:tcMar>
          </w:tcPr>
          <w:p w14:paraId="4F3425AE" w14:textId="77777777" w:rsidR="004529C2" w:rsidRDefault="00000000">
            <w:pPr>
              <w:spacing w:after="0"/>
            </w:pPr>
            <w:r>
              <w:t>Complaint and investigation volume is interpreted alongside reporting freedom, independent scrutiny, and remedy.</w:t>
            </w:r>
          </w:p>
        </w:tc>
      </w:tr>
      <w:tr w:rsidR="004529C2" w14:paraId="22451300" w14:textId="77777777">
        <w:trPr>
          <w:jc w:val="center"/>
        </w:trPr>
        <w:tc>
          <w:tcPr>
            <w:tcW w:w="4986" w:type="dxa"/>
            <w:shd w:val="clear" w:color="auto" w:fill="17324D"/>
            <w:tcMar>
              <w:top w:w="130" w:type="dxa"/>
              <w:left w:w="150" w:type="dxa"/>
              <w:bottom w:w="130" w:type="dxa"/>
              <w:right w:w="150" w:type="dxa"/>
            </w:tcMar>
          </w:tcPr>
          <w:p w14:paraId="0B075A5D" w14:textId="77777777" w:rsidR="004529C2" w:rsidRDefault="00000000">
            <w:pPr>
              <w:spacing w:after="0"/>
            </w:pPr>
            <w:r>
              <w:rPr>
                <w:b/>
                <w:color w:val="FFFFFF"/>
              </w:rPr>
              <w:t>Regime context</w:t>
            </w:r>
          </w:p>
        </w:tc>
        <w:tc>
          <w:tcPr>
            <w:tcW w:w="4986" w:type="dxa"/>
            <w:shd w:val="clear" w:color="auto" w:fill="F4F6F8"/>
            <w:tcMar>
              <w:top w:w="130" w:type="dxa"/>
              <w:left w:w="150" w:type="dxa"/>
              <w:bottom w:w="130" w:type="dxa"/>
              <w:right w:w="150" w:type="dxa"/>
            </w:tcMar>
          </w:tcPr>
          <w:p w14:paraId="34224886" w14:textId="77777777" w:rsidR="004529C2" w:rsidRDefault="00000000">
            <w:pPr>
              <w:spacing w:after="0"/>
            </w:pPr>
            <w:r>
              <w:t>Democratic and authoritarian features enter through their observable effect on evidence, authority, institutions, and conduct.</w:t>
            </w:r>
          </w:p>
        </w:tc>
      </w:tr>
      <w:tr w:rsidR="004529C2" w14:paraId="2BBADAAB" w14:textId="77777777">
        <w:trPr>
          <w:jc w:val="center"/>
        </w:trPr>
        <w:tc>
          <w:tcPr>
            <w:tcW w:w="4986" w:type="dxa"/>
            <w:shd w:val="clear" w:color="auto" w:fill="17324D"/>
            <w:tcMar>
              <w:top w:w="130" w:type="dxa"/>
              <w:left w:w="150" w:type="dxa"/>
              <w:bottom w:w="130" w:type="dxa"/>
              <w:right w:w="150" w:type="dxa"/>
            </w:tcMar>
          </w:tcPr>
          <w:p w14:paraId="4EF6A411" w14:textId="77777777" w:rsidR="004529C2" w:rsidRDefault="00000000">
            <w:pPr>
              <w:spacing w:after="0"/>
            </w:pPr>
            <w:r>
              <w:rPr>
                <w:b/>
                <w:color w:val="FFFFFF"/>
              </w:rPr>
              <w:t>Ruler attribution</w:t>
            </w:r>
          </w:p>
        </w:tc>
        <w:tc>
          <w:tcPr>
            <w:tcW w:w="4986" w:type="dxa"/>
            <w:shd w:val="clear" w:color="auto" w:fill="F4F6F8"/>
            <w:tcMar>
              <w:top w:w="130" w:type="dxa"/>
              <w:left w:w="150" w:type="dxa"/>
              <w:bottom w:w="130" w:type="dxa"/>
              <w:right w:w="150" w:type="dxa"/>
            </w:tcMar>
          </w:tcPr>
          <w:p w14:paraId="6700FB70" w14:textId="77777777" w:rsidR="004529C2" w:rsidRDefault="00000000">
            <w:pPr>
              <w:spacing w:after="0"/>
            </w:pPr>
            <w:r>
              <w:t>National outcomes receive weight according to the ruler’s authority, decisions, implementation, tolerance, correction, and plausible alternatives.</w:t>
            </w:r>
          </w:p>
        </w:tc>
      </w:tr>
    </w:tbl>
    <w:p w14:paraId="3A63A9F0" w14:textId="77777777" w:rsidR="004529C2" w:rsidRDefault="00000000">
      <w:pPr>
        <w:pStyle w:val="Heading2"/>
      </w:pPr>
      <w:r>
        <w:t>How missing evidence affects the result</w:t>
      </w:r>
    </w:p>
    <w:p w14:paraId="1C7B3189" w14:textId="77777777" w:rsidR="004529C2" w:rsidRDefault="00000000">
      <w:r>
        <w:t>A missing question lowers confidence or widens the plausible score range. When the chapter evidence cannot support a responsible comparison, the result records insufficient evidence and the full unresolved range.</w:t>
      </w:r>
    </w:p>
    <w:p w14:paraId="3D2803FA" w14:textId="77777777" w:rsidR="004529C2" w:rsidRDefault="00000000">
      <w:r>
        <w:br w:type="page"/>
      </w:r>
    </w:p>
    <w:p w14:paraId="432D51EE" w14:textId="77777777" w:rsidR="004529C2" w:rsidRDefault="00000000">
      <w:pPr>
        <w:pStyle w:val="Heading1"/>
      </w:pPr>
      <w:r>
        <w:lastRenderedPageBreak/>
        <w:t>4. How the judges reach a score</w:t>
      </w:r>
    </w:p>
    <w:p w14:paraId="3CACF592" w14:textId="77777777" w:rsidR="004529C2" w:rsidRDefault="00000000">
      <w:r>
        <w:t>Each subject area has one comparative judging process. The judge reviews all eligible rulers together, uses the ten questions to organize the evidence, and reaches one holistic chapter score under a common standard.</w:t>
      </w:r>
    </w:p>
    <w:p w14:paraId="5255C146" w14:textId="77777777" w:rsidR="004529C2" w:rsidRDefault="00000000">
      <w:pPr>
        <w:pStyle w:val="Heading2"/>
      </w:pPr>
      <w:r>
        <w:t>Before scoring any ruler, the judge asks</w:t>
      </w:r>
    </w:p>
    <w:p w14:paraId="3EE46F19" w14:textId="77777777" w:rsidR="004529C2" w:rsidRDefault="00000000">
      <w:pPr>
        <w:pStyle w:val="ListBullet"/>
      </w:pPr>
      <w:r>
        <w:t>What was the information environment and the opportunity to observe evidence?</w:t>
      </w:r>
    </w:p>
    <w:p w14:paraId="5C86F5A9" w14:textId="77777777" w:rsidR="004529C2" w:rsidRDefault="00000000">
      <w:pPr>
        <w:pStyle w:val="ListBullet"/>
      </w:pPr>
      <w:r>
        <w:t>What conditions did the ruler inherit, and what major external shocks occurred?</w:t>
      </w:r>
    </w:p>
    <w:p w14:paraId="408B3D98" w14:textId="77777777" w:rsidR="004529C2" w:rsidRDefault="00000000">
      <w:pPr>
        <w:pStyle w:val="ListBullet"/>
      </w:pPr>
      <w:r>
        <w:t>What formal and practical authority did the ruler possess?</w:t>
      </w:r>
    </w:p>
    <w:p w14:paraId="38C6CAF5" w14:textId="77777777" w:rsidR="004529C2" w:rsidRDefault="00000000">
      <w:pPr>
        <w:pStyle w:val="ListBullet"/>
      </w:pPr>
      <w:r>
        <w:t>How many genuinely independent underlying facts exist after repeated coverage is collapsed?</w:t>
      </w:r>
    </w:p>
    <w:p w14:paraId="3D64F192" w14:textId="77777777" w:rsidR="004529C2" w:rsidRDefault="00000000">
      <w:pPr>
        <w:pStyle w:val="ListBullet"/>
      </w:pPr>
      <w:r>
        <w:t>What were the absolute conditions, and how did they change from the inherited baseline?</w:t>
      </w:r>
    </w:p>
    <w:p w14:paraId="64943C56" w14:textId="77777777" w:rsidR="004529C2" w:rsidRDefault="00000000">
      <w:pPr>
        <w:pStyle w:val="ListBullet"/>
      </w:pPr>
      <w:r>
        <w:t>How does this ruler compare with nearby cases assessed under the same standard?</w:t>
      </w:r>
    </w:p>
    <w:p w14:paraId="25DBA854" w14:textId="77777777" w:rsidR="004529C2" w:rsidRDefault="00000000">
      <w:pPr>
        <w:pStyle w:val="Heading2"/>
      </w:pPr>
      <w:r>
        <w:t>The judge’s required conclusions</w:t>
      </w:r>
    </w:p>
    <w:tbl>
      <w:tblPr>
        <w:tblStyle w:val="TableGrid"/>
        <w:tblW w:w="0" w:type="auto"/>
        <w:jc w:val="center"/>
        <w:tblLook w:val="04A0" w:firstRow="1" w:lastRow="0" w:firstColumn="1" w:lastColumn="0" w:noHBand="0" w:noVBand="1"/>
      </w:tblPr>
      <w:tblGrid>
        <w:gridCol w:w="4981"/>
        <w:gridCol w:w="4981"/>
      </w:tblGrid>
      <w:tr w:rsidR="004529C2" w14:paraId="6E2CF590" w14:textId="77777777">
        <w:trPr>
          <w:tblHeader/>
          <w:jc w:val="center"/>
        </w:trPr>
        <w:tc>
          <w:tcPr>
            <w:tcW w:w="4986" w:type="dxa"/>
            <w:shd w:val="clear" w:color="auto" w:fill="17324D"/>
          </w:tcPr>
          <w:p w14:paraId="76D5665E" w14:textId="77777777" w:rsidR="004529C2" w:rsidRDefault="00000000">
            <w:r>
              <w:rPr>
                <w:b/>
                <w:color w:val="FFFFFF"/>
              </w:rPr>
              <w:t>Decision</w:t>
            </w:r>
          </w:p>
        </w:tc>
        <w:tc>
          <w:tcPr>
            <w:tcW w:w="4986" w:type="dxa"/>
            <w:shd w:val="clear" w:color="auto" w:fill="17324D"/>
          </w:tcPr>
          <w:p w14:paraId="73C52BC4" w14:textId="77777777" w:rsidR="004529C2" w:rsidRDefault="00000000">
            <w:r>
              <w:rPr>
                <w:b/>
                <w:color w:val="FFFFFF"/>
              </w:rPr>
              <w:t>What the customer receives</w:t>
            </w:r>
          </w:p>
        </w:tc>
      </w:tr>
      <w:tr w:rsidR="004529C2" w14:paraId="1CA3C578" w14:textId="77777777">
        <w:trPr>
          <w:jc w:val="center"/>
        </w:trPr>
        <w:tc>
          <w:tcPr>
            <w:tcW w:w="4986" w:type="dxa"/>
            <w:shd w:val="clear" w:color="auto" w:fill="EAF3F7"/>
            <w:tcMar>
              <w:top w:w="90" w:type="dxa"/>
              <w:left w:w="120" w:type="dxa"/>
              <w:bottom w:w="90" w:type="dxa"/>
              <w:right w:w="120" w:type="dxa"/>
            </w:tcMar>
          </w:tcPr>
          <w:p w14:paraId="4DD57CCA" w14:textId="77777777" w:rsidR="004529C2" w:rsidRDefault="00000000">
            <w:r>
              <w:rPr>
                <w:b/>
              </w:rPr>
              <w:t>Holistic score</w:t>
            </w:r>
          </w:p>
        </w:tc>
        <w:tc>
          <w:tcPr>
            <w:tcW w:w="4986" w:type="dxa"/>
            <w:tcMar>
              <w:top w:w="90" w:type="dxa"/>
              <w:left w:w="120" w:type="dxa"/>
              <w:bottom w:w="90" w:type="dxa"/>
              <w:right w:w="120" w:type="dxa"/>
            </w:tcMar>
          </w:tcPr>
          <w:p w14:paraId="12212561" w14:textId="77777777" w:rsidR="004529C2" w:rsidRDefault="00000000">
            <w:r>
              <w:t>One score from 1 to 10, in half-point steps—or no score when evidence is genuinely insufficient.</w:t>
            </w:r>
          </w:p>
        </w:tc>
      </w:tr>
      <w:tr w:rsidR="004529C2" w14:paraId="1C6AE874" w14:textId="77777777">
        <w:trPr>
          <w:jc w:val="center"/>
        </w:trPr>
        <w:tc>
          <w:tcPr>
            <w:tcW w:w="4986" w:type="dxa"/>
            <w:shd w:val="clear" w:color="auto" w:fill="EAF3F7"/>
            <w:tcMar>
              <w:top w:w="90" w:type="dxa"/>
              <w:left w:w="120" w:type="dxa"/>
              <w:bottom w:w="90" w:type="dxa"/>
              <w:right w:w="120" w:type="dxa"/>
            </w:tcMar>
          </w:tcPr>
          <w:p w14:paraId="51DB4E28" w14:textId="77777777" w:rsidR="004529C2" w:rsidRDefault="00000000">
            <w:r>
              <w:rPr>
                <w:b/>
              </w:rPr>
              <w:t>Confidence</w:t>
            </w:r>
          </w:p>
        </w:tc>
        <w:tc>
          <w:tcPr>
            <w:tcW w:w="4986" w:type="dxa"/>
            <w:tcMar>
              <w:top w:w="90" w:type="dxa"/>
              <w:left w:w="120" w:type="dxa"/>
              <w:bottom w:w="90" w:type="dxa"/>
              <w:right w:w="120" w:type="dxa"/>
            </w:tcMar>
          </w:tcPr>
          <w:p w14:paraId="65522BE5" w14:textId="77777777" w:rsidR="004529C2" w:rsidRDefault="00000000">
            <w:r>
              <w:t>A 0–100 statement of confidence in the judgment.</w:t>
            </w:r>
          </w:p>
        </w:tc>
      </w:tr>
      <w:tr w:rsidR="004529C2" w14:paraId="71B8A014" w14:textId="77777777">
        <w:trPr>
          <w:jc w:val="center"/>
        </w:trPr>
        <w:tc>
          <w:tcPr>
            <w:tcW w:w="4986" w:type="dxa"/>
            <w:shd w:val="clear" w:color="auto" w:fill="EAF3F7"/>
            <w:tcMar>
              <w:top w:w="90" w:type="dxa"/>
              <w:left w:w="120" w:type="dxa"/>
              <w:bottom w:w="90" w:type="dxa"/>
              <w:right w:w="120" w:type="dxa"/>
            </w:tcMar>
          </w:tcPr>
          <w:p w14:paraId="4C647212" w14:textId="77777777" w:rsidR="004529C2" w:rsidRDefault="00000000">
            <w:r>
              <w:rPr>
                <w:b/>
              </w:rPr>
              <w:t>Plausible range</w:t>
            </w:r>
          </w:p>
        </w:tc>
        <w:tc>
          <w:tcPr>
            <w:tcW w:w="4986" w:type="dxa"/>
            <w:tcMar>
              <w:top w:w="90" w:type="dxa"/>
              <w:left w:w="120" w:type="dxa"/>
              <w:bottom w:w="90" w:type="dxa"/>
              <w:right w:w="120" w:type="dxa"/>
            </w:tcMar>
          </w:tcPr>
          <w:p w14:paraId="447904C4" w14:textId="77777777" w:rsidR="004529C2" w:rsidRDefault="00000000">
            <w:r>
              <w:t>The reasonable lower and upper scores given unresolved uncertainty.</w:t>
            </w:r>
          </w:p>
        </w:tc>
      </w:tr>
      <w:tr w:rsidR="004529C2" w14:paraId="3F7AE19C" w14:textId="77777777">
        <w:trPr>
          <w:jc w:val="center"/>
        </w:trPr>
        <w:tc>
          <w:tcPr>
            <w:tcW w:w="4986" w:type="dxa"/>
            <w:shd w:val="clear" w:color="auto" w:fill="EAF3F7"/>
            <w:tcMar>
              <w:top w:w="90" w:type="dxa"/>
              <w:left w:w="120" w:type="dxa"/>
              <w:bottom w:w="90" w:type="dxa"/>
              <w:right w:w="120" w:type="dxa"/>
            </w:tcMar>
          </w:tcPr>
          <w:p w14:paraId="52E2070A" w14:textId="77777777" w:rsidR="004529C2" w:rsidRDefault="00000000">
            <w:r>
              <w:rPr>
                <w:b/>
              </w:rPr>
              <w:t>Decisive evidence</w:t>
            </w:r>
          </w:p>
        </w:tc>
        <w:tc>
          <w:tcPr>
            <w:tcW w:w="4986" w:type="dxa"/>
            <w:tcMar>
              <w:top w:w="90" w:type="dxa"/>
              <w:left w:w="120" w:type="dxa"/>
              <w:bottom w:w="90" w:type="dxa"/>
              <w:right w:w="120" w:type="dxa"/>
            </w:tcMar>
          </w:tcPr>
          <w:p w14:paraId="4434FA80" w14:textId="77777777" w:rsidR="004529C2" w:rsidRDefault="00000000">
            <w:r>
              <w:t>The most important favorable and adverse findings.</w:t>
            </w:r>
          </w:p>
        </w:tc>
      </w:tr>
      <w:tr w:rsidR="004529C2" w14:paraId="57C6DAF7" w14:textId="77777777">
        <w:trPr>
          <w:jc w:val="center"/>
        </w:trPr>
        <w:tc>
          <w:tcPr>
            <w:tcW w:w="4986" w:type="dxa"/>
            <w:shd w:val="clear" w:color="auto" w:fill="EAF3F7"/>
            <w:tcMar>
              <w:top w:w="90" w:type="dxa"/>
              <w:left w:w="120" w:type="dxa"/>
              <w:bottom w:w="90" w:type="dxa"/>
              <w:right w:w="120" w:type="dxa"/>
            </w:tcMar>
          </w:tcPr>
          <w:p w14:paraId="682DE0BB" w14:textId="77777777" w:rsidR="004529C2" w:rsidRDefault="00000000">
            <w:r>
              <w:rPr>
                <w:b/>
              </w:rPr>
              <w:t>Context and responsibility</w:t>
            </w:r>
          </w:p>
        </w:tc>
        <w:tc>
          <w:tcPr>
            <w:tcW w:w="4986" w:type="dxa"/>
            <w:tcMar>
              <w:top w:w="90" w:type="dxa"/>
              <w:left w:w="120" w:type="dxa"/>
              <w:bottom w:w="90" w:type="dxa"/>
              <w:right w:w="120" w:type="dxa"/>
            </w:tcMar>
          </w:tcPr>
          <w:p w14:paraId="43135594" w14:textId="77777777" w:rsidR="004529C2" w:rsidRDefault="00000000">
            <w:r>
              <w:t>Inherited conditions, constraints, shocks, authority, and the basis for attributing conduct to the ruler.</w:t>
            </w:r>
          </w:p>
        </w:tc>
      </w:tr>
      <w:tr w:rsidR="004529C2" w14:paraId="1648D9BB" w14:textId="77777777">
        <w:trPr>
          <w:jc w:val="center"/>
        </w:trPr>
        <w:tc>
          <w:tcPr>
            <w:tcW w:w="4986" w:type="dxa"/>
            <w:shd w:val="clear" w:color="auto" w:fill="EAF3F7"/>
            <w:tcMar>
              <w:top w:w="90" w:type="dxa"/>
              <w:left w:w="120" w:type="dxa"/>
              <w:bottom w:w="90" w:type="dxa"/>
              <w:right w:w="120" w:type="dxa"/>
            </w:tcMar>
          </w:tcPr>
          <w:p w14:paraId="02CB2B86" w14:textId="77777777" w:rsidR="004529C2" w:rsidRDefault="00000000">
            <w:r>
              <w:rPr>
                <w:b/>
              </w:rPr>
              <w:t>Evidence gaps and contradictions</w:t>
            </w:r>
          </w:p>
        </w:tc>
        <w:tc>
          <w:tcPr>
            <w:tcW w:w="4986" w:type="dxa"/>
            <w:tcMar>
              <w:top w:w="90" w:type="dxa"/>
              <w:left w:w="120" w:type="dxa"/>
              <w:bottom w:w="90" w:type="dxa"/>
              <w:right w:w="120" w:type="dxa"/>
            </w:tcMar>
          </w:tcPr>
          <w:p w14:paraId="47515579" w14:textId="77777777" w:rsidR="004529C2" w:rsidRDefault="00000000">
            <w:r>
              <w:t>Weak questions, contrary evidence, source concentration, and remaining causal alternatives.</w:t>
            </w:r>
          </w:p>
        </w:tc>
      </w:tr>
      <w:tr w:rsidR="004529C2" w14:paraId="75750FB4" w14:textId="77777777">
        <w:trPr>
          <w:jc w:val="center"/>
        </w:trPr>
        <w:tc>
          <w:tcPr>
            <w:tcW w:w="4986" w:type="dxa"/>
            <w:shd w:val="clear" w:color="auto" w:fill="EAF3F7"/>
            <w:tcMar>
              <w:top w:w="90" w:type="dxa"/>
              <w:left w:w="120" w:type="dxa"/>
              <w:bottom w:w="90" w:type="dxa"/>
              <w:right w:w="120" w:type="dxa"/>
            </w:tcMar>
          </w:tcPr>
          <w:p w14:paraId="03D58C17" w14:textId="77777777" w:rsidR="004529C2" w:rsidRDefault="00000000">
            <w:r>
              <w:rPr>
                <w:b/>
              </w:rPr>
              <w:t>Comparative calibration</w:t>
            </w:r>
          </w:p>
        </w:tc>
        <w:tc>
          <w:tcPr>
            <w:tcW w:w="4986" w:type="dxa"/>
            <w:tcMar>
              <w:top w:w="90" w:type="dxa"/>
              <w:left w:w="120" w:type="dxa"/>
              <w:bottom w:w="90" w:type="dxa"/>
              <w:right w:w="120" w:type="dxa"/>
            </w:tcMar>
          </w:tcPr>
          <w:p w14:paraId="326C07D4" w14:textId="77777777" w:rsidR="004529C2" w:rsidRDefault="00000000">
            <w:r>
              <w:t>Why a materially lower score is too harsh and a materially higher score is too generous.</w:t>
            </w:r>
          </w:p>
        </w:tc>
      </w:tr>
      <w:tr w:rsidR="004529C2" w14:paraId="6EA4ADFB" w14:textId="77777777">
        <w:trPr>
          <w:jc w:val="center"/>
        </w:trPr>
        <w:tc>
          <w:tcPr>
            <w:tcW w:w="4986" w:type="dxa"/>
            <w:shd w:val="clear" w:color="auto" w:fill="EAF3F7"/>
            <w:tcMar>
              <w:top w:w="90" w:type="dxa"/>
              <w:left w:w="120" w:type="dxa"/>
              <w:bottom w:w="90" w:type="dxa"/>
              <w:right w:w="120" w:type="dxa"/>
            </w:tcMar>
          </w:tcPr>
          <w:p w14:paraId="26E8555E" w14:textId="77777777" w:rsidR="004529C2" w:rsidRDefault="00000000">
            <w:r>
              <w:rPr>
                <w:b/>
              </w:rPr>
              <w:t>Manual review</w:t>
            </w:r>
          </w:p>
        </w:tc>
        <w:tc>
          <w:tcPr>
            <w:tcW w:w="4986" w:type="dxa"/>
            <w:tcMar>
              <w:top w:w="90" w:type="dxa"/>
              <w:left w:w="120" w:type="dxa"/>
              <w:bottom w:w="90" w:type="dxa"/>
              <w:right w:w="120" w:type="dxa"/>
            </w:tcMar>
          </w:tcPr>
          <w:p w14:paraId="3A1FBD0F" w14:textId="77777777" w:rsidR="004529C2" w:rsidRDefault="00000000">
            <w:r>
              <w:t>A flag only for a specific issue that could materially change the score or ordering.</w:t>
            </w:r>
          </w:p>
        </w:tc>
      </w:tr>
    </w:tbl>
    <w:p w14:paraId="3EB3659A" w14:textId="77777777" w:rsidR="004529C2" w:rsidRDefault="00000000">
      <w:pPr>
        <w:pStyle w:val="Heading2"/>
      </w:pPr>
      <w:r>
        <w:t>The judge also audits bias explicitly</w:t>
      </w:r>
    </w:p>
    <w:p w14:paraId="034DA2AF" w14:textId="77777777" w:rsidR="004529C2" w:rsidRDefault="00000000">
      <w:pPr>
        <w:pStyle w:val="ListBullet"/>
      </w:pPr>
      <w:r>
        <w:t>Which evidence distortions were considered, and what evidence supports that assessment?</w:t>
      </w:r>
    </w:p>
    <w:p w14:paraId="5466CFF7" w14:textId="77777777" w:rsidR="004529C2" w:rsidRDefault="00000000">
      <w:pPr>
        <w:pStyle w:val="ListBullet"/>
      </w:pPr>
      <w:r>
        <w:t>In which direction might each distortion push the apparent result?</w:t>
      </w:r>
    </w:p>
    <w:p w14:paraId="07452003" w14:textId="77777777" w:rsidR="004529C2" w:rsidRDefault="00000000">
      <w:pPr>
        <w:pStyle w:val="ListBullet"/>
      </w:pPr>
      <w:r>
        <w:t>Did the distortion change interpretation, confidence, or the plausible range?</w:t>
      </w:r>
    </w:p>
    <w:p w14:paraId="01E9BF14" w14:textId="77777777" w:rsidR="004529C2" w:rsidRDefault="00000000">
      <w:pPr>
        <w:pStyle w:val="ListBullet"/>
      </w:pPr>
      <w:r>
        <w:lastRenderedPageBreak/>
        <w:t>What uncertainty remains?</w:t>
      </w:r>
    </w:p>
    <w:p w14:paraId="7F540747" w14:textId="77777777" w:rsidR="004529C2" w:rsidRDefault="00000000">
      <w:pPr>
        <w:pStyle w:val="ListBullet"/>
      </w:pPr>
      <w:r>
        <w:t>How did the judge distinguish report volume from the severity of the underlying conduct?</w:t>
      </w:r>
    </w:p>
    <w:p w14:paraId="55A824A8" w14:textId="77777777" w:rsidR="004529C2" w:rsidRDefault="00000000">
      <w:pPr>
        <w:pStyle w:val="ListBullet"/>
      </w:pPr>
      <w:r>
        <w:t>How did the judge assess the information environment without applying a blanket regime adjustment?</w:t>
      </w:r>
    </w:p>
    <w:p w14:paraId="2E932729" w14:textId="77777777" w:rsidR="004529C2" w:rsidRDefault="00000000">
      <w:pPr>
        <w:pStyle w:val="ListBullet"/>
      </w:pPr>
      <w:r>
        <w:t>How did the judge interpret limited reporting in a closed information environment?</w:t>
      </w:r>
    </w:p>
    <w:p w14:paraId="5E521979" w14:textId="77777777" w:rsidR="004529C2" w:rsidRDefault="00000000">
      <w:pPr>
        <w:pStyle w:val="ListBullet"/>
      </w:pPr>
      <w:r>
        <w:t>How did the judge distinguish disclosed misconduct from the system’s response, investigation, and remedy?</w:t>
      </w:r>
    </w:p>
    <w:tbl>
      <w:tblPr>
        <w:tblW w:w="0" w:type="auto"/>
        <w:jc w:val="center"/>
        <w:tblLook w:val="04A0" w:firstRow="1" w:lastRow="0" w:firstColumn="1" w:lastColumn="0" w:noHBand="0" w:noVBand="1"/>
      </w:tblPr>
      <w:tblGrid>
        <w:gridCol w:w="9972"/>
      </w:tblGrid>
      <w:tr w:rsidR="004529C2" w14:paraId="62BB5B35" w14:textId="77777777">
        <w:trPr>
          <w:jc w:val="center"/>
        </w:trPr>
        <w:tc>
          <w:tcPr>
            <w:tcW w:w="9972" w:type="dxa"/>
            <w:shd w:val="clear" w:color="auto" w:fill="FBF3DE"/>
            <w:tcMar>
              <w:top w:w="130" w:type="dxa"/>
              <w:left w:w="170" w:type="dxa"/>
              <w:bottom w:w="130" w:type="dxa"/>
              <w:right w:w="170" w:type="dxa"/>
            </w:tcMar>
          </w:tcPr>
          <w:p w14:paraId="0EA81F09" w14:textId="77777777" w:rsidR="004529C2" w:rsidRDefault="00000000">
            <w:pPr>
              <w:spacing w:after="0"/>
            </w:pPr>
            <w:r>
              <w:t>SCOPE OF EFFECTIVENESS  Effectiveness measures how successfully a ruler converted their governing program into action and durable results. The other chapters assess the program’s consequences for peace, rights, safety, welfare, and integrity.</w:t>
            </w:r>
          </w:p>
        </w:tc>
      </w:tr>
    </w:tbl>
    <w:p w14:paraId="48A6F046" w14:textId="77777777" w:rsidR="004529C2" w:rsidRDefault="00000000">
      <w:r>
        <w:br w:type="page"/>
      </w:r>
    </w:p>
    <w:p w14:paraId="475C761C" w14:textId="77777777" w:rsidR="004529C2" w:rsidRDefault="00000000">
      <w:pPr>
        <w:pStyle w:val="Heading1"/>
      </w:pPr>
      <w:r>
        <w:lastRenderedPageBreak/>
        <w:t>5. What counts as evidence</w:t>
      </w:r>
    </w:p>
    <w:p w14:paraId="412BF15B" w14:textId="77777777" w:rsidR="004529C2" w:rsidRDefault="00000000">
      <w:r>
        <w:t>Researchers examine observable facts through six complementary evidence categories. The categories organize collection; the judge weighs the resulting evidence as a whole.</w:t>
      </w:r>
    </w:p>
    <w:tbl>
      <w:tblPr>
        <w:tblW w:w="0" w:type="auto"/>
        <w:jc w:val="center"/>
        <w:tblLook w:val="04A0" w:firstRow="1" w:lastRow="0" w:firstColumn="1" w:lastColumn="0" w:noHBand="0" w:noVBand="1"/>
      </w:tblPr>
      <w:tblGrid>
        <w:gridCol w:w="4986"/>
        <w:gridCol w:w="4986"/>
      </w:tblGrid>
      <w:tr w:rsidR="004529C2" w14:paraId="328AD988" w14:textId="77777777">
        <w:trPr>
          <w:jc w:val="center"/>
        </w:trPr>
        <w:tc>
          <w:tcPr>
            <w:tcW w:w="4986" w:type="dxa"/>
            <w:shd w:val="clear" w:color="auto" w:fill="1B8A89"/>
            <w:tcMar>
              <w:top w:w="130" w:type="dxa"/>
              <w:left w:w="150" w:type="dxa"/>
              <w:bottom w:w="130" w:type="dxa"/>
              <w:right w:w="150" w:type="dxa"/>
            </w:tcMar>
          </w:tcPr>
          <w:p w14:paraId="4DD6FA16" w14:textId="77777777" w:rsidR="004529C2" w:rsidRDefault="00000000">
            <w:r>
              <w:rPr>
                <w:b/>
                <w:color w:val="FFFFFF"/>
              </w:rPr>
              <w:t>Formal actions and law</w:t>
            </w:r>
          </w:p>
        </w:tc>
        <w:tc>
          <w:tcPr>
            <w:tcW w:w="4986" w:type="dxa"/>
            <w:shd w:val="clear" w:color="auto" w:fill="E8F4F2"/>
            <w:tcMar>
              <w:top w:w="130" w:type="dxa"/>
              <w:left w:w="150" w:type="dxa"/>
              <w:bottom w:w="130" w:type="dxa"/>
              <w:right w:w="150" w:type="dxa"/>
            </w:tcMar>
          </w:tcPr>
          <w:p w14:paraId="4B450984" w14:textId="77777777" w:rsidR="004529C2" w:rsidRDefault="00000000">
            <w:r>
              <w:t>Laws, bills, votes, decrees, regulations, treaties, directives, strategies, and formal commitments.</w:t>
            </w:r>
          </w:p>
        </w:tc>
      </w:tr>
      <w:tr w:rsidR="004529C2" w14:paraId="4CBFE1AD" w14:textId="77777777">
        <w:trPr>
          <w:jc w:val="center"/>
        </w:trPr>
        <w:tc>
          <w:tcPr>
            <w:tcW w:w="4986" w:type="dxa"/>
            <w:shd w:val="clear" w:color="auto" w:fill="1B8A89"/>
            <w:tcMar>
              <w:top w:w="130" w:type="dxa"/>
              <w:left w:w="150" w:type="dxa"/>
              <w:bottom w:w="130" w:type="dxa"/>
              <w:right w:w="150" w:type="dxa"/>
            </w:tcMar>
          </w:tcPr>
          <w:p w14:paraId="13C80250" w14:textId="77777777" w:rsidR="004529C2" w:rsidRDefault="00000000">
            <w:r>
              <w:rPr>
                <w:b/>
                <w:color w:val="FFFFFF"/>
              </w:rPr>
              <w:t>Resources</w:t>
            </w:r>
          </w:p>
        </w:tc>
        <w:tc>
          <w:tcPr>
            <w:tcW w:w="4986" w:type="dxa"/>
            <w:shd w:val="clear" w:color="auto" w:fill="F4F6F8"/>
            <w:tcMar>
              <w:top w:w="130" w:type="dxa"/>
              <w:left w:w="150" w:type="dxa"/>
              <w:bottom w:w="130" w:type="dxa"/>
              <w:right w:w="150" w:type="dxa"/>
            </w:tcMar>
          </w:tcPr>
          <w:p w14:paraId="7B0D6A9C" w14:textId="77777777" w:rsidR="004529C2" w:rsidRDefault="00000000">
            <w:r>
              <w:t>Budgets, actual spending, staffing, procurement, contracts, equipment, and infrastructure.</w:t>
            </w:r>
          </w:p>
        </w:tc>
      </w:tr>
      <w:tr w:rsidR="004529C2" w14:paraId="774D109E" w14:textId="77777777">
        <w:trPr>
          <w:jc w:val="center"/>
        </w:trPr>
        <w:tc>
          <w:tcPr>
            <w:tcW w:w="4986" w:type="dxa"/>
            <w:shd w:val="clear" w:color="auto" w:fill="1B8A89"/>
            <w:tcMar>
              <w:top w:w="130" w:type="dxa"/>
              <w:left w:w="150" w:type="dxa"/>
              <w:bottom w:w="130" w:type="dxa"/>
              <w:right w:w="150" w:type="dxa"/>
            </w:tcMar>
          </w:tcPr>
          <w:p w14:paraId="78417F30" w14:textId="77777777" w:rsidR="004529C2" w:rsidRDefault="00000000">
            <w:r>
              <w:rPr>
                <w:b/>
                <w:color w:val="FFFFFF"/>
              </w:rPr>
              <w:t>People and appointments</w:t>
            </w:r>
          </w:p>
        </w:tc>
        <w:tc>
          <w:tcPr>
            <w:tcW w:w="4986" w:type="dxa"/>
            <w:shd w:val="clear" w:color="auto" w:fill="E8F4F2"/>
            <w:tcMar>
              <w:top w:w="130" w:type="dxa"/>
              <w:left w:w="150" w:type="dxa"/>
              <w:bottom w:w="130" w:type="dxa"/>
              <w:right w:w="150" w:type="dxa"/>
            </w:tcMar>
          </w:tcPr>
          <w:p w14:paraId="03B9505F" w14:textId="77777777" w:rsidR="004529C2" w:rsidRDefault="00000000">
            <w:r>
              <w:t>Who was appointed, removed, protected, empowered, or constrained; their qualifications, conflicts, and practical independence.</w:t>
            </w:r>
          </w:p>
        </w:tc>
      </w:tr>
      <w:tr w:rsidR="004529C2" w14:paraId="0860708F" w14:textId="77777777">
        <w:trPr>
          <w:jc w:val="center"/>
        </w:trPr>
        <w:tc>
          <w:tcPr>
            <w:tcW w:w="4986" w:type="dxa"/>
            <w:shd w:val="clear" w:color="auto" w:fill="1B8A89"/>
            <w:tcMar>
              <w:top w:w="130" w:type="dxa"/>
              <w:left w:w="150" w:type="dxa"/>
              <w:bottom w:w="130" w:type="dxa"/>
              <w:right w:w="150" w:type="dxa"/>
            </w:tcMar>
          </w:tcPr>
          <w:p w14:paraId="628381DF" w14:textId="77777777" w:rsidR="004529C2" w:rsidRDefault="00000000">
            <w:r>
              <w:rPr>
                <w:b/>
                <w:color w:val="FFFFFF"/>
              </w:rPr>
              <w:t>Implementation and conduct</w:t>
            </w:r>
          </w:p>
        </w:tc>
        <w:tc>
          <w:tcPr>
            <w:tcW w:w="4986" w:type="dxa"/>
            <w:shd w:val="clear" w:color="auto" w:fill="F4F6F8"/>
            <w:tcMar>
              <w:top w:w="130" w:type="dxa"/>
              <w:left w:w="150" w:type="dxa"/>
              <w:bottom w:w="130" w:type="dxa"/>
              <w:right w:w="150" w:type="dxa"/>
            </w:tcMar>
          </w:tcPr>
          <w:p w14:paraId="6A1A273E" w14:textId="77777777" w:rsidR="004529C2" w:rsidRDefault="00000000">
            <w:r>
              <w:t>What government actually delivered, enforced, inspected, corrected, or remedied.</w:t>
            </w:r>
          </w:p>
        </w:tc>
      </w:tr>
      <w:tr w:rsidR="004529C2" w14:paraId="38C53A3E" w14:textId="77777777">
        <w:trPr>
          <w:jc w:val="center"/>
        </w:trPr>
        <w:tc>
          <w:tcPr>
            <w:tcW w:w="4986" w:type="dxa"/>
            <w:shd w:val="clear" w:color="auto" w:fill="1B8A89"/>
            <w:tcMar>
              <w:top w:w="130" w:type="dxa"/>
              <w:left w:w="150" w:type="dxa"/>
              <w:bottom w:w="130" w:type="dxa"/>
              <w:right w:w="150" w:type="dxa"/>
            </w:tcMar>
          </w:tcPr>
          <w:p w14:paraId="76CADB2A" w14:textId="77777777" w:rsidR="004529C2" w:rsidRDefault="00000000">
            <w:r>
              <w:rPr>
                <w:b/>
                <w:color w:val="FFFFFF"/>
              </w:rPr>
              <w:t>Public statements and representations</w:t>
            </w:r>
          </w:p>
        </w:tc>
        <w:tc>
          <w:tcPr>
            <w:tcW w:w="4986" w:type="dxa"/>
            <w:shd w:val="clear" w:color="auto" w:fill="E8F4F2"/>
            <w:tcMar>
              <w:top w:w="130" w:type="dxa"/>
              <w:left w:w="150" w:type="dxa"/>
              <w:bottom w:w="130" w:type="dxa"/>
              <w:right w:w="150" w:type="dxa"/>
            </w:tcMar>
          </w:tcPr>
          <w:p w14:paraId="5F46C375" w14:textId="77777777" w:rsidR="004529C2" w:rsidRDefault="00000000">
            <w:r>
              <w:t>Speeches, testimony, promises, threats, denials, explanations, propaganda, admissions, and corrections.</w:t>
            </w:r>
          </w:p>
        </w:tc>
      </w:tr>
      <w:tr w:rsidR="004529C2" w14:paraId="11EFDCC2" w14:textId="77777777">
        <w:trPr>
          <w:jc w:val="center"/>
        </w:trPr>
        <w:tc>
          <w:tcPr>
            <w:tcW w:w="4986" w:type="dxa"/>
            <w:shd w:val="clear" w:color="auto" w:fill="1B8A89"/>
            <w:tcMar>
              <w:top w:w="130" w:type="dxa"/>
              <w:left w:w="150" w:type="dxa"/>
              <w:bottom w:w="130" w:type="dxa"/>
              <w:right w:w="150" w:type="dxa"/>
            </w:tcMar>
          </w:tcPr>
          <w:p w14:paraId="01583518" w14:textId="77777777" w:rsidR="004529C2" w:rsidRDefault="00000000">
            <w:r>
              <w:rPr>
                <w:b/>
                <w:color w:val="FFFFFF"/>
              </w:rPr>
              <w:t>Outcomes</w:t>
            </w:r>
          </w:p>
        </w:tc>
        <w:tc>
          <w:tcPr>
            <w:tcW w:w="4986" w:type="dxa"/>
            <w:shd w:val="clear" w:color="auto" w:fill="F4F6F8"/>
            <w:tcMar>
              <w:top w:w="130" w:type="dxa"/>
              <w:left w:w="150" w:type="dxa"/>
              <w:bottom w:w="130" w:type="dxa"/>
              <w:right w:w="150" w:type="dxa"/>
            </w:tcMar>
          </w:tcPr>
          <w:p w14:paraId="2FF981A8" w14:textId="77777777" w:rsidR="004529C2" w:rsidRDefault="00000000">
            <w:r>
              <w:t>Observed changes in rights, security, welfare, institutions, services, conduct, and compliance.</w:t>
            </w:r>
          </w:p>
        </w:tc>
      </w:tr>
    </w:tbl>
    <w:p w14:paraId="39F4AB79" w14:textId="77777777" w:rsidR="004529C2" w:rsidRDefault="004529C2"/>
    <w:tbl>
      <w:tblPr>
        <w:tblW w:w="0" w:type="auto"/>
        <w:jc w:val="center"/>
        <w:tblLook w:val="04A0" w:firstRow="1" w:lastRow="0" w:firstColumn="1" w:lastColumn="0" w:noHBand="0" w:noVBand="1"/>
      </w:tblPr>
      <w:tblGrid>
        <w:gridCol w:w="9972"/>
      </w:tblGrid>
      <w:tr w:rsidR="004529C2" w14:paraId="4496A1F2" w14:textId="77777777">
        <w:trPr>
          <w:jc w:val="center"/>
        </w:trPr>
        <w:tc>
          <w:tcPr>
            <w:tcW w:w="9972" w:type="dxa"/>
            <w:shd w:val="clear" w:color="auto" w:fill="EAF3F7"/>
            <w:tcMar>
              <w:top w:w="130" w:type="dxa"/>
              <w:left w:w="170" w:type="dxa"/>
              <w:bottom w:w="130" w:type="dxa"/>
              <w:right w:w="170" w:type="dxa"/>
            </w:tcMar>
          </w:tcPr>
          <w:p w14:paraId="7A630A7F" w14:textId="77777777" w:rsidR="004529C2" w:rsidRDefault="00000000">
            <w:pPr>
              <w:spacing w:after="0"/>
            </w:pPr>
            <w:r>
              <w:t>SOURCE ASSESSMENT  Researchers assess each source’s authority, independence, method, proximity, date, and relationship to other sources. Official records, scholarship, courts, audits, civil society, international organizations, journalism, biographies, histories, and affected voices play different and complementary roles.</w:t>
            </w:r>
          </w:p>
        </w:tc>
      </w:tr>
    </w:tbl>
    <w:p w14:paraId="61CFABD6" w14:textId="77777777" w:rsidR="004529C2" w:rsidRDefault="00000000">
      <w:r>
        <w:br w:type="page"/>
      </w:r>
    </w:p>
    <w:p w14:paraId="7700124C" w14:textId="77777777" w:rsidR="004529C2" w:rsidRDefault="00000000">
      <w:pPr>
        <w:pStyle w:val="Heading1"/>
      </w:pPr>
      <w:r>
        <w:lastRenderedPageBreak/>
        <w:t>6. The 80 questions that guide the research</w:t>
      </w:r>
    </w:p>
    <w:p w14:paraId="58CADA7B" w14:textId="47668A0D" w:rsidR="004529C2" w:rsidRDefault="00000000">
      <w:r>
        <w:t>Each chapter produces one overall judgment. Its ten overlapping questions guide research toward favorable, adverse, disputed, and exculpatory evidence. The brief preliminary focus under each subject area is mandatory; the question descriptions are guidance rather than an exhaustive checklist. Research follows the project stopping rule.</w:t>
      </w:r>
    </w:p>
    <w:p w14:paraId="792C77AC" w14:textId="77777777" w:rsidR="004529C2" w:rsidRDefault="00000000">
      <w:pPr>
        <w:pStyle w:val="Eyebrow"/>
      </w:pPr>
      <w:r>
        <w:t>SUBJECT AREA 1 OF 8</w:t>
      </w:r>
    </w:p>
    <w:p w14:paraId="39F7FD44" w14:textId="77777777" w:rsidR="004529C2" w:rsidRDefault="00000000">
      <w:pPr>
        <w:pStyle w:val="Heading1"/>
      </w:pPr>
      <w:r>
        <w:t>1. Nuclear And Existential-Risk Responsibility</w:t>
      </w:r>
    </w:p>
    <w:p w14:paraId="79BBF63D" w14:textId="77777777" w:rsidR="004529C2" w:rsidRDefault="00000000">
      <w:r>
        <w:t>How the ruler handled nuclear weapons and other choices that could create catastrophic, cross-border harm.</w:t>
      </w:r>
    </w:p>
    <w:p w14:paraId="3AE26883" w14:textId="77777777" w:rsidR="004529C2" w:rsidRDefault="00000000">
      <w:r>
        <w:rPr>
          <w:b/>
        </w:rPr>
        <w:t>Preliminary focus.</w:t>
      </w:r>
      <w:r>
        <w:t xml:space="preserve"> Screen every ruler for material nuclear or other catastrophic-risk relevance. Complete this chapter only where relevance exists; otherwise record “insufficient material relevance,” not a neutral score. Where relevant, establish the ruler’s authority; inherited position and prior trend; principal changes in investment, capability, testing, deployment, treaties, transfers, crises, and safety; and the ruler’s attributable decisions.</w:t>
      </w:r>
    </w:p>
    <w:tbl>
      <w:tblPr>
        <w:tblW w:w="0" w:type="auto"/>
        <w:jc w:val="center"/>
        <w:tblLook w:val="04A0" w:firstRow="1" w:lastRow="0" w:firstColumn="1" w:lastColumn="0" w:noHBand="0" w:noVBand="1"/>
      </w:tblPr>
      <w:tblGrid>
        <w:gridCol w:w="9972"/>
      </w:tblGrid>
      <w:tr w:rsidR="004529C2" w14:paraId="5F30C661" w14:textId="77777777">
        <w:trPr>
          <w:cantSplit/>
          <w:jc w:val="center"/>
        </w:trPr>
        <w:tc>
          <w:tcPr>
            <w:tcW w:w="9972" w:type="dxa"/>
            <w:shd w:val="clear" w:color="auto" w:fill="F4F6F8"/>
            <w:tcMar>
              <w:top w:w="130" w:type="dxa"/>
              <w:left w:w="170" w:type="dxa"/>
              <w:bottom w:w="130" w:type="dxa"/>
              <w:right w:w="170" w:type="dxa"/>
            </w:tcMar>
          </w:tcPr>
          <w:p w14:paraId="1AD04814" w14:textId="77777777" w:rsidR="004529C2" w:rsidRDefault="00000000">
            <w:pPr>
              <w:spacing w:after="100"/>
            </w:pPr>
            <w:del w:id="1" w:author="Lior Shtram" w:date="2026-08-02T18:39:00Z">
              <w:r>
                <w:rPr>
                  <w:b/>
                  <w:color w:val="17324D"/>
                  <w:sz w:val="22"/>
                </w:rPr>
                <w:delText>1B.1 — Reducing existential risk</w:delText>
              </w:r>
            </w:del>
            <w:ins w:id="2" w:author="Lior Shtram" w:date="2026-08-02T18:39:00Z">
              <w:r>
                <w:rPr>
                  <w:b/>
                  <w:color w:val="17324D"/>
                  <w:sz w:val="22"/>
                </w:rPr>
                <w:t>1B.1 — Nuclear investment and capability trajectory</w:t>
              </w:r>
            </w:ins>
          </w:p>
          <w:p w14:paraId="4369DC9D" w14:textId="3AD0B4E0" w:rsidR="004529C2" w:rsidRDefault="00000000">
            <w:r>
              <w:rPr>
                <w:b/>
                <w:color w:val="1B8A89"/>
              </w:rPr>
              <w:t>Core question</w:t>
            </w:r>
            <w:r>
              <w:rPr>
                <w:b/>
                <w:color w:val="1B8A89"/>
              </w:rPr>
              <w:br/>
            </w:r>
            <w:r>
              <w:t xml:space="preserve">Did the ruler try to make catastrophic </w:t>
            </w:r>
            <w:del w:id="3" w:author="Lior Shtram" w:date="2026-08-10T10:39:00Z" w16du:dateUtc="2026-08-10T08:39:00Z">
              <w:r w:rsidDel="00AA4A86">
                <w:delText xml:space="preserve">conflict </w:delText>
              </w:r>
            </w:del>
            <w:ins w:id="4" w:author="Lior Shtram" w:date="2026-08-10T10:39:00Z" w16du:dateUtc="2026-08-10T08:39:00Z">
              <w:r w:rsidR="00AA4A86">
                <w:t xml:space="preserve">risks </w:t>
              </w:r>
            </w:ins>
            <w:r>
              <w:t>less likely</w:t>
            </w:r>
            <w:ins w:id="5" w:author="Lior Shtram" w:date="2026-08-10T10:39:00Z" w16du:dateUtc="2026-08-10T08:39:00Z">
              <w:r w:rsidR="00AA4A86">
                <w:t xml:space="preserve"> or</w:t>
              </w:r>
            </w:ins>
            <w:ins w:id="6" w:author="Lior Shtram" w:date="2026-08-10T10:40:00Z" w16du:dateUtc="2026-08-10T08:40:00Z">
              <w:r w:rsidR="00AA4A86">
                <w:t xml:space="preserve"> not</w:t>
              </w:r>
            </w:ins>
            <w:r>
              <w:t>?</w:t>
            </w:r>
          </w:p>
          <w:p w14:paraId="4F415976" w14:textId="5B7B9535" w:rsidR="004529C2" w:rsidRDefault="00000000">
            <w:r>
              <w:rPr>
                <w:b/>
                <w:color w:val="1976A3"/>
              </w:rPr>
              <w:t>What researchers examine</w:t>
            </w:r>
            <w:r>
              <w:rPr>
                <w:b/>
                <w:color w:val="1976A3"/>
              </w:rPr>
              <w:br/>
            </w:r>
            <w:del w:id="7" w:author="Lior Shtram" w:date="2026-08-02T18:39:00Z">
              <w:r>
                <w:delText>Did the ruler use formal authority, strategy, directives, and resource choices to reduce nuclear or other existential risk rather than increase prestige, leverage, or personal power through escalation?</w:delText>
              </w:r>
            </w:del>
            <w:ins w:id="8" w:author="Lior Shtram" w:date="2026-08-02T18:39:00Z">
              <w:r>
                <w:t>Compare the inherited position and prior trend with changes in spending, research, facilities, fissile-material production, arsenal size, delivery systems, destructive capability, modernization, testing, deployment, and readiness</w:t>
              </w:r>
            </w:ins>
            <w:ins w:id="9" w:author="Lior Shtram" w:date="2026-08-10T10:41:00Z" w16du:dateUtc="2026-08-10T08:41:00Z">
              <w:r w:rsidR="00AA4A86">
                <w:t xml:space="preserve"> (related to nuclear and biological and chemical warfare)</w:t>
              </w:r>
            </w:ins>
            <w:ins w:id="10" w:author="Lior Shtram" w:date="2026-08-02T18:39:00Z">
              <w:r>
                <w:t xml:space="preserve">; identify what the ruler caused, continued, or could not reasonably reverse. Any increase in weapons capability is adverse </w:t>
              </w:r>
            </w:ins>
            <w:ins w:id="11" w:author="Lior Shtram" w:date="2026-08-10T10:40:00Z" w16du:dateUtc="2026-08-10T08:40:00Z">
              <w:r w:rsidR="00AA4A86">
                <w:t xml:space="preserve">unless it </w:t>
              </w:r>
            </w:ins>
            <w:ins w:id="12" w:author="Lior Shtram" w:date="2026-08-06T18:39:00Z" w16du:dateUtc="2026-08-06T16:39:00Z">
              <w:r w:rsidR="0033247E">
                <w:t>has the sole and undisputed motivation of</w:t>
              </w:r>
            </w:ins>
            <w:ins w:id="13" w:author="Lior Shtram" w:date="2026-08-02T18:39:00Z">
              <w:r>
                <w:t xml:space="preserve"> improved safety.</w:t>
              </w:r>
            </w:ins>
          </w:p>
          <w:p w14:paraId="1911E953" w14:textId="29B23E4A" w:rsidR="004529C2" w:rsidRDefault="00000000">
            <w:pPr>
              <w:spacing w:after="0"/>
            </w:pPr>
            <w:r>
              <w:rPr>
                <w:b/>
              </w:rPr>
              <w:t xml:space="preserve">Most relevant evidence: </w:t>
            </w:r>
            <w:r>
              <w:t>Formal acts and law • Resources • Implementation and operational conduct</w:t>
            </w:r>
            <w:ins w:id="14" w:author="Lior Shtram" w:date="2026-08-06T18:39:00Z" w16du:dateUtc="2026-08-06T16:39:00Z">
              <w:r w:rsidR="0033247E">
                <w:t xml:space="preserve"> • accounts of arsenal size</w:t>
              </w:r>
            </w:ins>
          </w:p>
        </w:tc>
      </w:tr>
    </w:tbl>
    <w:p w14:paraId="6D375E0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B4422B5" w14:textId="77777777">
        <w:trPr>
          <w:cantSplit/>
          <w:jc w:val="center"/>
        </w:trPr>
        <w:tc>
          <w:tcPr>
            <w:tcW w:w="9972" w:type="dxa"/>
            <w:shd w:val="clear" w:color="auto" w:fill="F4F6F8"/>
            <w:tcMar>
              <w:top w:w="130" w:type="dxa"/>
              <w:left w:w="170" w:type="dxa"/>
              <w:bottom w:w="130" w:type="dxa"/>
              <w:right w:w="170" w:type="dxa"/>
            </w:tcMar>
          </w:tcPr>
          <w:p w14:paraId="001F8791" w14:textId="77777777" w:rsidR="004529C2" w:rsidRDefault="00000000">
            <w:pPr>
              <w:spacing w:after="100"/>
            </w:pPr>
            <w:del w:id="15" w:author="Lior Shtram" w:date="2026-08-02T18:39:00Z">
              <w:r>
                <w:rPr>
                  <w:b/>
                  <w:color w:val="17324D"/>
                  <w:sz w:val="22"/>
                </w:rPr>
                <w:lastRenderedPageBreak/>
                <w:delText>1B.2 — Responsible nuclear rhetoric</w:delText>
              </w:r>
            </w:del>
            <w:ins w:id="16" w:author="Lior Shtram" w:date="2026-08-02T18:39:00Z">
              <w:r>
                <w:rPr>
                  <w:b/>
                  <w:color w:val="17324D"/>
                  <w:sz w:val="22"/>
                </w:rPr>
                <w:t>1B.2 — Nuclear rhetoric, doctrine, and normalization</w:t>
              </w:r>
            </w:ins>
          </w:p>
          <w:p w14:paraId="54A088BC" w14:textId="77777777" w:rsidR="004529C2" w:rsidRDefault="00000000">
            <w:r>
              <w:rPr>
                <w:b/>
                <w:color w:val="1B8A89"/>
              </w:rPr>
              <w:t>Core question</w:t>
            </w:r>
            <w:r>
              <w:rPr>
                <w:b/>
                <w:color w:val="1B8A89"/>
              </w:rPr>
              <w:br/>
            </w:r>
            <w:del w:id="17" w:author="Lior Shtram" w:date="2026-08-02T18:39:00Z">
              <w:r>
                <w:delText>Did the ruler speak about nuclear weapons responsibly?</w:delText>
              </w:r>
            </w:del>
            <w:ins w:id="18" w:author="Lior Shtram" w:date="2026-08-02T18:39:00Z">
              <w:r>
                <w:t>Did the ruler’s words and doctrine reduce or increase the perceived legitimacy and likelihood of nuclear acquisition, threat, or use?</w:t>
              </w:r>
            </w:ins>
          </w:p>
          <w:p w14:paraId="2DAA83F1" w14:textId="77777777" w:rsidR="004529C2" w:rsidRDefault="00000000">
            <w:r>
              <w:rPr>
                <w:b/>
                <w:color w:val="1976A3"/>
              </w:rPr>
              <w:t>What researchers examine</w:t>
            </w:r>
            <w:r>
              <w:rPr>
                <w:b/>
                <w:color w:val="1976A3"/>
              </w:rPr>
              <w:br/>
            </w:r>
            <w:del w:id="19" w:author="Lior Shtram" w:date="2026-08-02T18:39:00Z">
              <w:r>
                <w:delText>Did the ruler avoid reckless threats, brinkmanship, apocalyptic language, and normalization of nuclear use, and did formal doctrine, orders, and operational posture corroborate rather than contradict responsible rhetoric?</w:delText>
              </w:r>
            </w:del>
            <w:ins w:id="20" w:author="Lior Shtram" w:date="2026-08-02T18:39:00Z">
              <w:r>
                <w:t>Examine threats, acquisition advocacy, first-use and retaliation doctrine, reassurance or de-escalation, and whether actions and operational posture matched the rhetoric. Include influential non-nuclear rulers where their conduct materially affected nuclear norms.</w:t>
              </w:r>
            </w:ins>
          </w:p>
          <w:p w14:paraId="01948F25" w14:textId="77777777" w:rsidR="004529C2" w:rsidRDefault="00000000">
            <w:pPr>
              <w:spacing w:after="0"/>
            </w:pPr>
            <w:r>
              <w:rPr>
                <w:b/>
              </w:rPr>
              <w:t xml:space="preserve">Most relevant evidence: </w:t>
            </w:r>
            <w:r>
              <w:t>Rhetoric and representations • Formal acts and law • Implementation and operational conduct</w:t>
            </w:r>
          </w:p>
        </w:tc>
      </w:tr>
    </w:tbl>
    <w:p w14:paraId="3FF4504C"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DCE304B" w14:textId="77777777">
        <w:trPr>
          <w:cantSplit/>
          <w:jc w:val="center"/>
        </w:trPr>
        <w:tc>
          <w:tcPr>
            <w:tcW w:w="9972" w:type="dxa"/>
            <w:shd w:val="clear" w:color="auto" w:fill="F4F6F8"/>
            <w:tcMar>
              <w:top w:w="130" w:type="dxa"/>
              <w:left w:w="170" w:type="dxa"/>
              <w:bottom w:w="130" w:type="dxa"/>
              <w:right w:w="170" w:type="dxa"/>
            </w:tcMar>
          </w:tcPr>
          <w:p w14:paraId="1AB9510C" w14:textId="77777777" w:rsidR="004529C2" w:rsidRDefault="00000000">
            <w:pPr>
              <w:spacing w:after="100"/>
            </w:pPr>
            <w:r>
              <w:rPr>
                <w:b/>
                <w:color w:val="17324D"/>
                <w:sz w:val="22"/>
              </w:rPr>
              <w:t>1B.3 — Safe nuclear control</w:t>
            </w:r>
          </w:p>
          <w:p w14:paraId="5267003E" w14:textId="77777777" w:rsidR="004529C2" w:rsidRDefault="00000000">
            <w:r>
              <w:rPr>
                <w:b/>
                <w:color w:val="1B8A89"/>
              </w:rPr>
              <w:t>Core question</w:t>
            </w:r>
            <w:r>
              <w:rPr>
                <w:b/>
                <w:color w:val="1B8A89"/>
              </w:rPr>
              <w:br/>
            </w:r>
            <w:r>
              <w:t>Did the ruler keep nuclear weapons and decisions safe and controlled?</w:t>
            </w:r>
          </w:p>
          <w:p w14:paraId="54811DEB" w14:textId="77777777" w:rsidR="004529C2" w:rsidRDefault="00000000">
            <w:r>
              <w:rPr>
                <w:b/>
                <w:color w:val="1976A3"/>
              </w:rPr>
              <w:t>What researchers examine</w:t>
            </w:r>
            <w:r>
              <w:rPr>
                <w:b/>
                <w:color w:val="1976A3"/>
              </w:rPr>
              <w:br/>
            </w:r>
            <w:r>
              <w:t>Did the ruler enact, fund, staff, implement, and enforce effective command-and-control, custody, safety, inspection, and accident-prevention safeguards, and correct identified failures?</w:t>
            </w:r>
          </w:p>
          <w:p w14:paraId="7865A093" w14:textId="77777777" w:rsidR="004529C2" w:rsidRDefault="00000000">
            <w:pPr>
              <w:spacing w:after="0"/>
            </w:pPr>
            <w:r>
              <w:rPr>
                <w:b/>
              </w:rPr>
              <w:t xml:space="preserve">Most relevant evidence: </w:t>
            </w:r>
            <w:r>
              <w:t>Resources • Personnel • Implementation and operational conduct</w:t>
            </w:r>
          </w:p>
        </w:tc>
      </w:tr>
    </w:tbl>
    <w:p w14:paraId="1A1FA80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1180294" w14:textId="77777777">
        <w:trPr>
          <w:cantSplit/>
          <w:jc w:val="center"/>
        </w:trPr>
        <w:tc>
          <w:tcPr>
            <w:tcW w:w="9972" w:type="dxa"/>
            <w:shd w:val="clear" w:color="auto" w:fill="F4F6F8"/>
            <w:tcMar>
              <w:top w:w="130" w:type="dxa"/>
              <w:left w:w="170" w:type="dxa"/>
              <w:bottom w:w="130" w:type="dxa"/>
              <w:right w:w="170" w:type="dxa"/>
            </w:tcMar>
          </w:tcPr>
          <w:p w14:paraId="4B7EEFD6" w14:textId="77777777" w:rsidR="004529C2" w:rsidRDefault="00000000">
            <w:pPr>
              <w:spacing w:after="100"/>
            </w:pPr>
            <w:del w:id="21" w:author="Lior Shtram" w:date="2026-08-02T18:39:00Z">
              <w:r>
                <w:rPr>
                  <w:b/>
                  <w:color w:val="17324D"/>
                  <w:sz w:val="22"/>
                </w:rPr>
                <w:delText>1B.4 — Arms control and inspections</w:delText>
              </w:r>
            </w:del>
            <w:ins w:id="22" w:author="Lior Shtram" w:date="2026-08-02T18:39:00Z">
              <w:r>
                <w:rPr>
                  <w:b/>
                  <w:color w:val="17324D"/>
                  <w:sz w:val="22"/>
                </w:rPr>
                <w:t>1B.4 — Arms control, inspections, and international leadership</w:t>
              </w:r>
            </w:ins>
          </w:p>
          <w:p w14:paraId="5FC3BAE8" w14:textId="77777777" w:rsidR="004529C2" w:rsidRDefault="00000000">
            <w:r>
              <w:rPr>
                <w:b/>
                <w:color w:val="1B8A89"/>
              </w:rPr>
              <w:t>Core question</w:t>
            </w:r>
            <w:r>
              <w:rPr>
                <w:b/>
                <w:color w:val="1B8A89"/>
              </w:rPr>
              <w:br/>
            </w:r>
            <w:del w:id="23" w:author="Lior Shtram" w:date="2026-08-02T18:39:00Z">
              <w:r>
                <w:delText>Did the ruler support and follow agreements that reduce nuclear danger?</w:delText>
              </w:r>
            </w:del>
            <w:ins w:id="24" w:author="Lior Shtram" w:date="2026-08-02T18:39:00Z">
              <w:r>
                <w:t>Did the ruler preserve, strengthen, comply with, or weaken systems intended to reduce nuclear danger?</w:t>
              </w:r>
            </w:ins>
          </w:p>
          <w:p w14:paraId="72E65223" w14:textId="77777777" w:rsidR="004529C2" w:rsidRDefault="00000000">
            <w:r>
              <w:rPr>
                <w:b/>
                <w:color w:val="1976A3"/>
              </w:rPr>
              <w:t>What researchers examine</w:t>
            </w:r>
            <w:r>
              <w:rPr>
                <w:b/>
                <w:color w:val="1976A3"/>
              </w:rPr>
              <w:br/>
            </w:r>
            <w:del w:id="25" w:author="Lior Shtram" w:date="2026-08-02T18:39:00Z">
              <w:r>
                <w:delText>Did the ruler support, ratify, implement, fund, and comply with arms-control, inspection, nonproliferation, disarmament, and de-escalation agreements, or obstruct and weaken them?</w:delText>
              </w:r>
            </w:del>
            <w:ins w:id="26" w:author="Lior Shtram" w:date="2026-08-02T18:39:00Z">
              <w:r>
                <w:t>Examine treaties, inspections, disarmament, test restrictions, negotiations, confidence-building measures, sanctions enforcement, and international leadership, including by non-nuclear countries.</w:t>
              </w:r>
            </w:ins>
          </w:p>
          <w:p w14:paraId="08E9EC39" w14:textId="77777777" w:rsidR="004529C2" w:rsidRDefault="00000000">
            <w:pPr>
              <w:spacing w:after="0"/>
            </w:pPr>
            <w:r>
              <w:rPr>
                <w:b/>
              </w:rPr>
              <w:t xml:space="preserve">Most relevant evidence: </w:t>
            </w:r>
            <w:r>
              <w:t>Formal acts and law • Resources • Implementation and operational conduct</w:t>
            </w:r>
          </w:p>
        </w:tc>
      </w:tr>
    </w:tbl>
    <w:p w14:paraId="6127A04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9EFB823" w14:textId="77777777">
        <w:trPr>
          <w:cantSplit/>
          <w:jc w:val="center"/>
        </w:trPr>
        <w:tc>
          <w:tcPr>
            <w:tcW w:w="9972" w:type="dxa"/>
            <w:shd w:val="clear" w:color="auto" w:fill="F4F6F8"/>
            <w:tcMar>
              <w:top w:w="130" w:type="dxa"/>
              <w:left w:w="170" w:type="dxa"/>
              <w:bottom w:w="130" w:type="dxa"/>
              <w:right w:w="170" w:type="dxa"/>
            </w:tcMar>
          </w:tcPr>
          <w:p w14:paraId="483C0288" w14:textId="77777777" w:rsidR="004529C2" w:rsidRDefault="00000000">
            <w:pPr>
              <w:spacing w:after="100"/>
            </w:pPr>
            <w:r>
              <w:rPr>
                <w:b/>
                <w:color w:val="17324D"/>
                <w:sz w:val="22"/>
              </w:rPr>
              <w:lastRenderedPageBreak/>
              <w:t>1B.5 — Nuclear cover for aggression</w:t>
            </w:r>
          </w:p>
          <w:p w14:paraId="4139ED3A" w14:textId="77777777" w:rsidR="004529C2" w:rsidRDefault="00000000">
            <w:r>
              <w:rPr>
                <w:b/>
                <w:color w:val="1B8A89"/>
              </w:rPr>
              <w:t>Core question</w:t>
            </w:r>
            <w:r>
              <w:rPr>
                <w:b/>
                <w:color w:val="1B8A89"/>
              </w:rPr>
              <w:br/>
            </w:r>
            <w:r>
              <w:t>Did the ruler avoid using nuclear power to protect aggression or repression?</w:t>
            </w:r>
          </w:p>
          <w:p w14:paraId="664EB165" w14:textId="77777777" w:rsidR="004529C2" w:rsidRDefault="00000000">
            <w:r>
              <w:rPr>
                <w:b/>
                <w:color w:val="1976A3"/>
              </w:rPr>
              <w:t>What researchers examine</w:t>
            </w:r>
            <w:r>
              <w:rPr>
                <w:b/>
                <w:color w:val="1976A3"/>
              </w:rPr>
              <w:br/>
            </w:r>
            <w:r>
              <w:t>Did the ruler avoid formally or operationally using nuclear capability to authorize, shield, or intensify conventional aggression, territorial coercion, or domestic repression?</w:t>
            </w:r>
          </w:p>
          <w:p w14:paraId="73F85C09" w14:textId="77777777" w:rsidR="004529C2" w:rsidRDefault="00000000">
            <w:pPr>
              <w:spacing w:after="0"/>
            </w:pPr>
            <w:r>
              <w:rPr>
                <w:b/>
              </w:rPr>
              <w:t xml:space="preserve">Most relevant evidence: </w:t>
            </w:r>
            <w:r>
              <w:t>Formal acts and law • Rhetoric and representations • Implementation and operational conduct</w:t>
            </w:r>
          </w:p>
        </w:tc>
      </w:tr>
    </w:tbl>
    <w:p w14:paraId="1C77DB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C85488D" w14:textId="77777777">
        <w:trPr>
          <w:cantSplit/>
          <w:jc w:val="center"/>
        </w:trPr>
        <w:tc>
          <w:tcPr>
            <w:tcW w:w="9972" w:type="dxa"/>
            <w:shd w:val="clear" w:color="auto" w:fill="F4F6F8"/>
            <w:tcMar>
              <w:top w:w="130" w:type="dxa"/>
              <w:left w:w="170" w:type="dxa"/>
              <w:bottom w:w="130" w:type="dxa"/>
              <w:right w:w="170" w:type="dxa"/>
            </w:tcMar>
          </w:tcPr>
          <w:p w14:paraId="3D352D36" w14:textId="77777777" w:rsidR="004529C2" w:rsidRDefault="00000000">
            <w:pPr>
              <w:spacing w:after="100"/>
            </w:pPr>
            <w:r>
              <w:rPr>
                <w:b/>
                <w:color w:val="17324D"/>
                <w:sz w:val="22"/>
              </w:rPr>
              <w:t>1B.6 — Preventing proliferation</w:t>
            </w:r>
          </w:p>
          <w:p w14:paraId="3C1444C3" w14:textId="77777777" w:rsidR="004529C2" w:rsidRDefault="00000000">
            <w:r>
              <w:rPr>
                <w:b/>
                <w:color w:val="1B8A89"/>
              </w:rPr>
              <w:t>Core question</w:t>
            </w:r>
            <w:r>
              <w:rPr>
                <w:b/>
                <w:color w:val="1B8A89"/>
              </w:rPr>
              <w:br/>
            </w:r>
            <w:r>
              <w:t>Did the ruler stop allies, clients, and domestic actors from spreading nuclear weapons?</w:t>
            </w:r>
          </w:p>
          <w:p w14:paraId="709EC600" w14:textId="77777777" w:rsidR="004529C2" w:rsidRDefault="00000000">
            <w:r>
              <w:rPr>
                <w:b/>
                <w:color w:val="1976A3"/>
              </w:rPr>
              <w:t>What researchers examine</w:t>
            </w:r>
            <w:r>
              <w:rPr>
                <w:b/>
                <w:color w:val="1976A3"/>
              </w:rPr>
              <w:br/>
            </w:r>
            <w:r>
              <w:t>Did the ruler establish and enforce proliferation controls against allies, proxies, clients, firms, and domestic factions, and respond when monitoring exposed evasion or assistance?</w:t>
            </w:r>
          </w:p>
          <w:p w14:paraId="161EF40D" w14:textId="77777777" w:rsidR="004529C2" w:rsidRDefault="00000000">
            <w:pPr>
              <w:spacing w:after="0"/>
            </w:pPr>
            <w:r>
              <w:rPr>
                <w:b/>
              </w:rPr>
              <w:t xml:space="preserve">Most relevant evidence: </w:t>
            </w:r>
            <w:r>
              <w:t>Formal acts and law • Resources • Implementation and operational conduct</w:t>
            </w:r>
          </w:p>
        </w:tc>
      </w:tr>
    </w:tbl>
    <w:p w14:paraId="603D1B0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DD733D3" w14:textId="77777777">
        <w:trPr>
          <w:cantSplit/>
          <w:jc w:val="center"/>
        </w:trPr>
        <w:tc>
          <w:tcPr>
            <w:tcW w:w="9972" w:type="dxa"/>
            <w:shd w:val="clear" w:color="auto" w:fill="F4F6F8"/>
            <w:tcMar>
              <w:top w:w="130" w:type="dxa"/>
              <w:left w:w="170" w:type="dxa"/>
              <w:bottom w:w="130" w:type="dxa"/>
              <w:right w:w="170" w:type="dxa"/>
            </w:tcMar>
          </w:tcPr>
          <w:p w14:paraId="23435C53" w14:textId="77777777" w:rsidR="004529C2" w:rsidRDefault="00000000">
            <w:pPr>
              <w:spacing w:after="100"/>
            </w:pPr>
            <w:r>
              <w:rPr>
                <w:b/>
                <w:color w:val="17324D"/>
                <w:sz w:val="22"/>
              </w:rPr>
              <w:t>1B.7 — Independent risk expertise</w:t>
            </w:r>
          </w:p>
          <w:p w14:paraId="6A39A222" w14:textId="77777777" w:rsidR="004529C2" w:rsidRDefault="00000000">
            <w:r>
              <w:rPr>
                <w:b/>
                <w:color w:val="1B8A89"/>
              </w:rPr>
              <w:t>Core question</w:t>
            </w:r>
            <w:r>
              <w:rPr>
                <w:b/>
                <w:color w:val="1B8A89"/>
              </w:rPr>
              <w:br/>
            </w:r>
            <w:r>
              <w:t>Did the ruler empower qualified experts who could warn about catastrophic risks?</w:t>
            </w:r>
          </w:p>
          <w:p w14:paraId="400DE538" w14:textId="77777777" w:rsidR="004529C2" w:rsidRDefault="00000000">
            <w:r>
              <w:rPr>
                <w:b/>
                <w:color w:val="1976A3"/>
              </w:rPr>
              <w:t>What researchers examine</w:t>
            </w:r>
            <w:r>
              <w:rPr>
                <w:b/>
                <w:color w:val="1976A3"/>
              </w:rPr>
              <w:br/>
            </w:r>
            <w:r>
              <w:t>Did the ruler appoint qualified, independent experts, protect their access and dissent, and resource risk-reducing institutions rather than replace expertise with loyalty or ideology?</w:t>
            </w:r>
          </w:p>
          <w:p w14:paraId="701F5A46" w14:textId="77777777" w:rsidR="004529C2" w:rsidRDefault="00000000">
            <w:pPr>
              <w:spacing w:after="0"/>
            </w:pPr>
            <w:r>
              <w:rPr>
                <w:b/>
              </w:rPr>
              <w:t xml:space="preserve">Most relevant evidence: </w:t>
            </w:r>
            <w:r>
              <w:t>Personnel • Resources • Implementation and operational conduct</w:t>
            </w:r>
          </w:p>
        </w:tc>
      </w:tr>
    </w:tbl>
    <w:p w14:paraId="43EC245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F4571FD" w14:textId="77777777">
        <w:trPr>
          <w:cantSplit/>
          <w:jc w:val="center"/>
        </w:trPr>
        <w:tc>
          <w:tcPr>
            <w:tcW w:w="9972" w:type="dxa"/>
            <w:shd w:val="clear" w:color="auto" w:fill="F4F6F8"/>
            <w:tcMar>
              <w:top w:w="130" w:type="dxa"/>
              <w:left w:w="170" w:type="dxa"/>
              <w:bottom w:w="130" w:type="dxa"/>
              <w:right w:w="170" w:type="dxa"/>
            </w:tcMar>
          </w:tcPr>
          <w:p w14:paraId="553B96E4" w14:textId="77777777" w:rsidR="004529C2" w:rsidRDefault="00000000">
            <w:pPr>
              <w:spacing w:after="100"/>
            </w:pPr>
            <w:r>
              <w:rPr>
                <w:b/>
                <w:color w:val="17324D"/>
                <w:sz w:val="22"/>
              </w:rPr>
              <w:t>1B.8 — Crisis de-escalation</w:t>
            </w:r>
          </w:p>
          <w:p w14:paraId="6A188EE1" w14:textId="77777777" w:rsidR="004529C2" w:rsidRDefault="00000000">
            <w:r>
              <w:rPr>
                <w:b/>
                <w:color w:val="1B8A89"/>
              </w:rPr>
              <w:t>Core question</w:t>
            </w:r>
            <w:r>
              <w:rPr>
                <w:b/>
                <w:color w:val="1B8A89"/>
              </w:rPr>
              <w:br/>
            </w:r>
            <w:r>
              <w:t>During crises, did the ruler act to prevent catastrophic escalation?</w:t>
            </w:r>
          </w:p>
          <w:p w14:paraId="4B2E36B6" w14:textId="77777777" w:rsidR="004529C2" w:rsidRDefault="00000000">
            <w:r>
              <w:rPr>
                <w:b/>
                <w:color w:val="1976A3"/>
              </w:rPr>
              <w:t>What researchers examine</w:t>
            </w:r>
            <w:r>
              <w:rPr>
                <w:b/>
                <w:color w:val="1976A3"/>
              </w:rPr>
              <w:br/>
            </w:r>
            <w:r>
              <w:t>In crises, did the ruler issue and implement de-escalatory decisions, preserve communication and decision safeguards, and correct procedures exposed as dangerous?</w:t>
            </w:r>
          </w:p>
          <w:p w14:paraId="46F5D050" w14:textId="77777777" w:rsidR="004529C2" w:rsidRDefault="00000000">
            <w:pPr>
              <w:spacing w:after="0"/>
            </w:pPr>
            <w:r>
              <w:rPr>
                <w:b/>
              </w:rPr>
              <w:t xml:space="preserve">Most relevant evidence: </w:t>
            </w:r>
            <w:r>
              <w:t>Implementation and operational conduct • Rhetoric and representations • Formal acts and law</w:t>
            </w:r>
          </w:p>
        </w:tc>
      </w:tr>
    </w:tbl>
    <w:p w14:paraId="0632EA7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F3ABB8A" w14:textId="77777777">
        <w:trPr>
          <w:cantSplit/>
          <w:jc w:val="center"/>
        </w:trPr>
        <w:tc>
          <w:tcPr>
            <w:tcW w:w="9972" w:type="dxa"/>
            <w:shd w:val="clear" w:color="auto" w:fill="F4F6F8"/>
            <w:tcMar>
              <w:top w:w="130" w:type="dxa"/>
              <w:left w:w="170" w:type="dxa"/>
              <w:bottom w:w="130" w:type="dxa"/>
              <w:right w:w="170" w:type="dxa"/>
            </w:tcMar>
          </w:tcPr>
          <w:p w14:paraId="6A591B10" w14:textId="77777777" w:rsidR="004529C2" w:rsidRDefault="00000000">
            <w:pPr>
              <w:spacing w:after="100"/>
            </w:pPr>
            <w:del w:id="27" w:author="Lior Shtram" w:date="2026-08-02T18:39:00Z">
              <w:r>
                <w:rPr>
                  <w:b/>
                  <w:color w:val="17324D"/>
                  <w:sz w:val="22"/>
                </w:rPr>
                <w:lastRenderedPageBreak/>
                <w:delText>1B.9 — Other catastrophic risks</w:delText>
              </w:r>
            </w:del>
            <w:ins w:id="28" w:author="Lior Shtram" w:date="2026-08-02T18:39:00Z">
              <w:r>
                <w:rPr>
                  <w:b/>
                  <w:color w:val="17324D"/>
                  <w:sz w:val="22"/>
                </w:rPr>
                <w:t>1B.9 — Other existential weapons and technologies</w:t>
              </w:r>
            </w:ins>
          </w:p>
          <w:p w14:paraId="7770141E" w14:textId="27D83404" w:rsidR="004529C2" w:rsidRDefault="00000000">
            <w:r>
              <w:rPr>
                <w:b/>
                <w:color w:val="1B8A89"/>
              </w:rPr>
              <w:t>Core question</w:t>
            </w:r>
            <w:r>
              <w:rPr>
                <w:b/>
                <w:color w:val="1B8A89"/>
              </w:rPr>
              <w:br/>
            </w:r>
            <w:del w:id="29" w:author="Lior Shtram" w:date="2026-08-02T18:39:00Z">
              <w:r>
                <w:delText>Did the ruler manage AI, cyber, biological, and similar catastrophic risks carefully?</w:delText>
              </w:r>
            </w:del>
            <w:ins w:id="30" w:author="Lior Shtram" w:date="2026-08-02T18:39:00Z">
              <w:r>
                <w:t xml:space="preserve">Did the ruler </w:t>
              </w:r>
            </w:ins>
            <w:ins w:id="31" w:author="Lior Shtram" w:date="2026-08-10T10:55:00Z" w16du:dateUtc="2026-08-10T08:55:00Z">
              <w:r w:rsidR="00243F30">
                <w:t xml:space="preserve">actively set </w:t>
              </w:r>
              <w:proofErr w:type="spellStart"/>
              <w:r w:rsidR="00243F30">
                <w:t>polotices</w:t>
              </w:r>
              <w:proofErr w:type="spellEnd"/>
              <w:r w:rsidR="00243F30">
                <w:t xml:space="preserve"> and budgets to reduce risk of </w:t>
              </w:r>
            </w:ins>
            <w:ins w:id="32" w:author="Lior Shtram" w:date="2026-08-02T18:39:00Z">
              <w:r>
                <w:t xml:space="preserve">biological, chemical, environmental, and emerging </w:t>
              </w:r>
              <w:proofErr w:type="gramStart"/>
              <w:r>
                <w:t xml:space="preserve">technological </w:t>
              </w:r>
            </w:ins>
            <w:ins w:id="33" w:author="Lior Shtram" w:date="2026-08-10T10:55:00Z" w16du:dateUtc="2026-08-10T08:55:00Z">
              <w:r w:rsidR="00243F30">
                <w:t>?</w:t>
              </w:r>
            </w:ins>
            <w:proofErr w:type="gramEnd"/>
          </w:p>
          <w:p w14:paraId="21C0C4E7" w14:textId="77777777" w:rsidR="004529C2" w:rsidRDefault="00000000">
            <w:r>
              <w:rPr>
                <w:b/>
                <w:color w:val="1976A3"/>
              </w:rPr>
              <w:t>What researchers examine</w:t>
            </w:r>
            <w:r>
              <w:rPr>
                <w:b/>
                <w:color w:val="1976A3"/>
              </w:rPr>
              <w:br/>
            </w:r>
            <w:del w:id="34" w:author="Lior Shtram" w:date="2026-08-02T18:39:00Z">
              <w:r>
                <w:delText>Did the ruler establish, fund, enforce, and transparently review precautionary legal and institutional safeguards for AI, cyber, biological, and other catastrophic dual-use risks?</w:delText>
              </w:r>
            </w:del>
            <w:ins w:id="35" w:author="Lior Shtram" w:date="2026-08-02T18:39:00Z">
              <w:r>
                <w:t>Include only matters with a credible catastrophic or existential dimension, such as biological or chemical weapons and catastrophic environmental, AI, cyber, or space risks—not ordinary technological, environmental, military, or public-health policy.</w:t>
              </w:r>
            </w:ins>
          </w:p>
          <w:p w14:paraId="7B4E8B16" w14:textId="77777777" w:rsidR="004529C2" w:rsidRDefault="00000000">
            <w:pPr>
              <w:spacing w:after="0"/>
            </w:pPr>
            <w:r>
              <w:rPr>
                <w:b/>
              </w:rPr>
              <w:t xml:space="preserve">Most relevant evidence: </w:t>
            </w:r>
            <w:r>
              <w:t>Formal acts and law • Resources • Implementation and operational conduct</w:t>
            </w:r>
          </w:p>
        </w:tc>
      </w:tr>
    </w:tbl>
    <w:p w14:paraId="5B3949D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AB29FEC" w14:textId="77777777">
        <w:trPr>
          <w:cantSplit/>
          <w:jc w:val="center"/>
        </w:trPr>
        <w:tc>
          <w:tcPr>
            <w:tcW w:w="9972" w:type="dxa"/>
            <w:shd w:val="clear" w:color="auto" w:fill="F4F6F8"/>
            <w:tcMar>
              <w:top w:w="130" w:type="dxa"/>
              <w:left w:w="170" w:type="dxa"/>
              <w:bottom w:w="130" w:type="dxa"/>
              <w:right w:w="170" w:type="dxa"/>
            </w:tcMar>
          </w:tcPr>
          <w:p w14:paraId="3FD38DFC" w14:textId="77777777" w:rsidR="004529C2" w:rsidRDefault="00000000">
            <w:pPr>
              <w:spacing w:after="100"/>
            </w:pPr>
            <w:r>
              <w:rPr>
                <w:b/>
                <w:color w:val="17324D"/>
                <w:sz w:val="22"/>
              </w:rPr>
              <w:t>1B.10 — Lasting risk posture</w:t>
            </w:r>
          </w:p>
          <w:p w14:paraId="31FAC933" w14:textId="77777777" w:rsidR="004529C2" w:rsidRDefault="00000000">
            <w:r>
              <w:rPr>
                <w:b/>
                <w:color w:val="1B8A89"/>
              </w:rPr>
              <w:t>Core question</w:t>
            </w:r>
            <w:r>
              <w:rPr>
                <w:b/>
                <w:color w:val="1B8A89"/>
              </w:rPr>
              <w:br/>
            </w:r>
            <w:del w:id="36" w:author="Lior Shtram" w:date="2026-08-02T18:39:00Z">
              <w:r>
                <w:delText>Did the ruler leave the country’s catastrophic-risk posture safer than before?</w:delText>
              </w:r>
            </w:del>
            <w:ins w:id="37" w:author="Lior Shtram" w:date="2026-08-02T18:39:00Z">
              <w:r>
                <w:t>Did the ruler leave the country and the wider world safer or more endangered than before?</w:t>
              </w:r>
            </w:ins>
          </w:p>
          <w:p w14:paraId="7D057C65" w14:textId="77777777" w:rsidR="004529C2" w:rsidRDefault="00000000">
            <w:r>
              <w:rPr>
                <w:b/>
                <w:color w:val="1976A3"/>
              </w:rPr>
              <w:t>What researchers examine</w:t>
            </w:r>
            <w:r>
              <w:rPr>
                <w:b/>
                <w:color w:val="1976A3"/>
              </w:rPr>
              <w:br/>
            </w:r>
            <w:del w:id="38" w:author="Lior Shtram" w:date="2026-08-02T18:39:00Z">
              <w:r>
                <w:delText>Did the ruler leave a demonstrably safer and more durable existential-risk posture than inherited, accounting for authority, implementation, external shocks, and unresolved exposure?</w:delText>
              </w:r>
            </w:del>
            <w:ins w:id="39" w:author="Lior Shtram" w:date="2026-08-02T18:39:00Z">
              <w:r>
                <w:t>Synthesize the inherited baseline and previous trend, measurable changes, ruler attribution, crises avoided or aggravated, external pressures, unresolved dangers, and durability.</w:t>
              </w:r>
            </w:ins>
          </w:p>
          <w:p w14:paraId="56822AD9" w14:textId="77777777" w:rsidR="004529C2" w:rsidRDefault="00000000">
            <w:pPr>
              <w:spacing w:after="0"/>
            </w:pPr>
            <w:r>
              <w:rPr>
                <w:b/>
              </w:rPr>
              <w:t xml:space="preserve">Most relevant evidence: </w:t>
            </w:r>
            <w:r>
              <w:t>Outcomes • Implementation and operational conduct</w:t>
            </w:r>
          </w:p>
        </w:tc>
      </w:tr>
    </w:tbl>
    <w:p w14:paraId="11ADF974" w14:textId="77777777" w:rsidR="004529C2" w:rsidRDefault="004529C2">
      <w:pPr>
        <w:spacing w:after="20"/>
      </w:pPr>
    </w:p>
    <w:p w14:paraId="5A478D03" w14:textId="77777777" w:rsidR="004529C2" w:rsidRDefault="00000000">
      <w:r>
        <w:br w:type="page"/>
      </w:r>
    </w:p>
    <w:p w14:paraId="05F99CF0" w14:textId="77777777" w:rsidR="004529C2" w:rsidRDefault="00000000">
      <w:pPr>
        <w:pStyle w:val="Eyebrow"/>
      </w:pPr>
      <w:r>
        <w:lastRenderedPageBreak/>
        <w:t>SUBJECT AREA 2 OF 8</w:t>
      </w:r>
    </w:p>
    <w:p w14:paraId="5406456E" w14:textId="77777777" w:rsidR="004529C2" w:rsidRDefault="00000000">
      <w:pPr>
        <w:pStyle w:val="Heading1"/>
      </w:pPr>
      <w:r>
        <w:t>2. International Peace, Restraint, And Lawful Security</w:t>
      </w:r>
    </w:p>
    <w:p w14:paraId="0FA2672E" w14:textId="77777777" w:rsidR="004529C2" w:rsidRDefault="00000000">
      <w:r>
        <w:t>Whether the ruler contributed to war and escalation or instead used available opportunities for peace and restraint.</w:t>
      </w:r>
    </w:p>
    <w:p w14:paraId="645CF77F" w14:textId="77777777" w:rsidR="004529C2" w:rsidRDefault="00000000">
      <w:ins w:id="40" w:author="Lior Shtram" w:date="2026-08-02T18:39:00Z">
        <w:r>
          <w:rPr>
            <w:b/>
          </w:rPr>
          <w:t>Preliminary focus.</w:t>
        </w:r>
        <w:r>
          <w:t xml:space="preserve"> Establish the ruler’s authority and security context; inherited wars, deployments, and support; a complete inventory of material overseas force; scale and consequences; and ruler attribution based on independent evidence. Record conduct before judging justification. Ruler explanations are claims and receive no presumption of credibility.</w:t>
        </w:r>
      </w:ins>
    </w:p>
    <w:tbl>
      <w:tblPr>
        <w:tblW w:w="0" w:type="auto"/>
        <w:jc w:val="center"/>
        <w:tblLook w:val="04A0" w:firstRow="1" w:lastRow="0" w:firstColumn="1" w:lastColumn="0" w:noHBand="0" w:noVBand="1"/>
      </w:tblPr>
      <w:tblGrid>
        <w:gridCol w:w="9972"/>
      </w:tblGrid>
      <w:tr w:rsidR="004529C2" w14:paraId="521E6309" w14:textId="77777777">
        <w:trPr>
          <w:cantSplit/>
          <w:jc w:val="center"/>
        </w:trPr>
        <w:tc>
          <w:tcPr>
            <w:tcW w:w="9972" w:type="dxa"/>
            <w:shd w:val="clear" w:color="auto" w:fill="F4F6F8"/>
            <w:tcMar>
              <w:top w:w="130" w:type="dxa"/>
              <w:left w:w="170" w:type="dxa"/>
              <w:bottom w:w="130" w:type="dxa"/>
              <w:right w:w="170" w:type="dxa"/>
            </w:tcMar>
          </w:tcPr>
          <w:p w14:paraId="5D8FAE48" w14:textId="77777777" w:rsidR="004529C2" w:rsidRDefault="00000000">
            <w:pPr>
              <w:spacing w:after="100"/>
            </w:pPr>
            <w:r>
              <w:rPr>
                <w:b/>
                <w:color w:val="17324D"/>
                <w:sz w:val="22"/>
              </w:rPr>
              <w:t>2B.1 — Peaceful alternatives</w:t>
            </w:r>
          </w:p>
          <w:p w14:paraId="6C1DF69E" w14:textId="252FC6CA" w:rsidR="004529C2" w:rsidRDefault="00000000">
            <w:r>
              <w:rPr>
                <w:b/>
                <w:color w:val="1B8A89"/>
              </w:rPr>
              <w:t>Core question</w:t>
            </w:r>
            <w:r>
              <w:rPr>
                <w:b/>
                <w:color w:val="1B8A89"/>
              </w:rPr>
              <w:br/>
            </w:r>
            <w:r>
              <w:t>Did the ruler seriously try peaceful options before using force</w:t>
            </w:r>
            <w:ins w:id="41" w:author="Lior Shtram" w:date="2026-08-10T10:57:00Z" w16du:dateUtc="2026-08-10T08:57:00Z">
              <w:r w:rsidR="00243F30">
                <w:t xml:space="preserve"> for resolving internation conflicts</w:t>
              </w:r>
            </w:ins>
            <w:r>
              <w:t>?</w:t>
            </w:r>
          </w:p>
          <w:p w14:paraId="548AEBE8" w14:textId="77777777" w:rsidR="004529C2" w:rsidRDefault="00000000">
            <w:r>
              <w:rPr>
                <w:b/>
                <w:color w:val="1976A3"/>
              </w:rPr>
              <w:t>What researchers examine</w:t>
            </w:r>
            <w:r>
              <w:rPr>
                <w:b/>
                <w:color w:val="1976A3"/>
              </w:rPr>
              <w:br/>
            </w:r>
            <w:r>
              <w:t>When credible peaceful alternatives existed, did the ruler use formal decisions, diplomatic authority, and available legislative or cabinet processes to pursue them before authorizing or supporting force?</w:t>
            </w:r>
          </w:p>
          <w:p w14:paraId="7088FB52" w14:textId="77777777" w:rsidR="004529C2" w:rsidRDefault="00000000">
            <w:pPr>
              <w:spacing w:after="0"/>
            </w:pPr>
            <w:r>
              <w:rPr>
                <w:b/>
              </w:rPr>
              <w:t xml:space="preserve">Most relevant evidence: </w:t>
            </w:r>
            <w:r>
              <w:t>Formal acts and law • Implementation and operational conduct</w:t>
            </w:r>
          </w:p>
        </w:tc>
      </w:tr>
    </w:tbl>
    <w:p w14:paraId="72CA3FD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8514BCB" w14:textId="77777777">
        <w:trPr>
          <w:cantSplit/>
          <w:jc w:val="center"/>
        </w:trPr>
        <w:tc>
          <w:tcPr>
            <w:tcW w:w="9972" w:type="dxa"/>
            <w:shd w:val="clear" w:color="auto" w:fill="F4F6F8"/>
            <w:tcMar>
              <w:top w:w="130" w:type="dxa"/>
              <w:left w:w="170" w:type="dxa"/>
              <w:bottom w:w="130" w:type="dxa"/>
              <w:right w:w="170" w:type="dxa"/>
            </w:tcMar>
          </w:tcPr>
          <w:p w14:paraId="53FFE057" w14:textId="467578DF" w:rsidR="004529C2" w:rsidRDefault="00000000">
            <w:pPr>
              <w:spacing w:after="100"/>
            </w:pPr>
            <w:del w:id="42" w:author="Lior Shtram" w:date="2026-08-02T18:39:00Z">
              <w:r>
                <w:rPr>
                  <w:b/>
                  <w:color w:val="17324D"/>
                  <w:sz w:val="22"/>
                </w:rPr>
                <w:delText>2B.2 — Starting or prolonging war</w:delText>
              </w:r>
            </w:del>
            <w:ins w:id="43" w:author="Lior Shtram" w:date="2026-08-02T18:39:00Z">
              <w:r>
                <w:rPr>
                  <w:b/>
                  <w:color w:val="17324D"/>
                  <w:sz w:val="22"/>
                </w:rPr>
                <w:t>2B.2 — Actual</w:t>
              </w:r>
            </w:ins>
            <w:ins w:id="44" w:author="Lior Shtram" w:date="2026-08-10T10:59:00Z" w16du:dateUtc="2026-08-10T08:59:00Z">
              <w:r w:rsidR="00243F30">
                <w:rPr>
                  <w:b/>
                  <w:color w:val="17324D"/>
                  <w:sz w:val="22"/>
                </w:rPr>
                <w:t xml:space="preserve"> initiation or escalation of</w:t>
              </w:r>
            </w:ins>
            <w:ins w:id="45" w:author="Lior Shtram" w:date="2026-08-02T18:39:00Z">
              <w:r>
                <w:rPr>
                  <w:b/>
                  <w:color w:val="17324D"/>
                  <w:sz w:val="22"/>
                </w:rPr>
                <w:t xml:space="preserve"> overseas </w:t>
              </w:r>
            </w:ins>
            <w:ins w:id="46" w:author="Lior Shtram" w:date="2026-08-10T10:59:00Z" w16du:dateUtc="2026-08-10T08:59:00Z">
              <w:r w:rsidR="00243F30">
                <w:rPr>
                  <w:b/>
                  <w:color w:val="17324D"/>
                  <w:sz w:val="22"/>
                </w:rPr>
                <w:t>tensions and conflicts</w:t>
              </w:r>
            </w:ins>
          </w:p>
          <w:p w14:paraId="1A4E3D27" w14:textId="77777777" w:rsidR="004529C2" w:rsidRDefault="00000000">
            <w:r>
              <w:rPr>
                <w:b/>
                <w:color w:val="1B8A89"/>
              </w:rPr>
              <w:t>Core question</w:t>
            </w:r>
            <w:r>
              <w:rPr>
                <w:b/>
                <w:color w:val="1B8A89"/>
              </w:rPr>
              <w:br/>
            </w:r>
            <w:del w:id="47" w:author="Lior Shtram" w:date="2026-08-02T18:39:00Z">
              <w:r>
                <w:delText>Did the ruler start or unnecessarily prolong aggression or war?</w:delText>
              </w:r>
            </w:del>
            <w:ins w:id="48" w:author="Lior Shtram" w:date="2026-08-02T18:39:00Z">
              <w:r>
                <w:t>Did the ruler initiate, order, authorize, support, knowingly allow, expand, or prolong material military or violent action abroad, and what were its scale and consequences?</w:t>
              </w:r>
            </w:ins>
          </w:p>
          <w:p w14:paraId="468CC8F3" w14:textId="6F599968" w:rsidR="004529C2" w:rsidRDefault="00000000">
            <w:r>
              <w:rPr>
                <w:b/>
                <w:color w:val="1976A3"/>
              </w:rPr>
              <w:t>What researchers examine</w:t>
            </w:r>
            <w:r>
              <w:rPr>
                <w:b/>
                <w:color w:val="1976A3"/>
              </w:rPr>
              <w:br/>
            </w:r>
            <w:del w:id="49" w:author="Lior Shtram" w:date="2026-08-02T18:39:00Z">
              <w:r>
                <w:delText>Did the ruler initiate, authorize, fund, expand, prolong, or legally entrench wars of choice, annexation, cross-border coercion, covert destabilization, or proxy conflict beyond defensive necessity?</w:delText>
              </w:r>
            </w:del>
            <w:ins w:id="50" w:author="Lior Shtram" w:date="2026-08-02T18:39:00Z">
              <w:r>
                <w:t xml:space="preserve">First record every material action without excluding conduct described as defensive, lawful, necessary, retaliatory, or humanitarian. Include force outside the state’s broadly internationally recognized territory, destructive cyber operations causing physical harm or material escalation, and material enabling support. Identify the ruler’s role, direct and supported actors, scale, casualties, displacement, destruction, territorial effects, escalation, and whether the ruler inherited, expanded, reduced, or ended the action. </w:t>
              </w:r>
            </w:ins>
          </w:p>
          <w:p w14:paraId="2205EC91" w14:textId="77777777" w:rsidR="004529C2" w:rsidRDefault="00000000">
            <w:pPr>
              <w:spacing w:after="0"/>
            </w:pPr>
            <w:r>
              <w:rPr>
                <w:b/>
              </w:rPr>
              <w:t xml:space="preserve">Most relevant evidence: </w:t>
            </w:r>
            <w:r>
              <w:t>Formal acts and law • Implementation and operational conduct • Outcomes</w:t>
            </w:r>
          </w:p>
        </w:tc>
      </w:tr>
    </w:tbl>
    <w:p w14:paraId="41D591C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7A7DB69" w14:textId="77777777">
        <w:trPr>
          <w:cantSplit/>
          <w:jc w:val="center"/>
        </w:trPr>
        <w:tc>
          <w:tcPr>
            <w:tcW w:w="9972" w:type="dxa"/>
            <w:shd w:val="clear" w:color="auto" w:fill="F4F6F8"/>
            <w:tcMar>
              <w:top w:w="130" w:type="dxa"/>
              <w:left w:w="170" w:type="dxa"/>
              <w:bottom w:w="130" w:type="dxa"/>
              <w:right w:w="170" w:type="dxa"/>
            </w:tcMar>
          </w:tcPr>
          <w:p w14:paraId="39462967" w14:textId="77777777" w:rsidR="004529C2" w:rsidRDefault="00000000">
            <w:pPr>
              <w:spacing w:after="100"/>
            </w:pPr>
            <w:r>
              <w:rPr>
                <w:b/>
                <w:color w:val="17324D"/>
                <w:sz w:val="22"/>
              </w:rPr>
              <w:lastRenderedPageBreak/>
              <w:t>2B.3 — Honest justification for force</w:t>
            </w:r>
          </w:p>
          <w:p w14:paraId="53AF3167" w14:textId="77777777" w:rsidR="004529C2" w:rsidRDefault="00000000">
            <w:r>
              <w:rPr>
                <w:b/>
                <w:color w:val="1B8A89"/>
              </w:rPr>
              <w:t>Core question</w:t>
            </w:r>
            <w:r>
              <w:rPr>
                <w:b/>
                <w:color w:val="1B8A89"/>
              </w:rPr>
              <w:br/>
            </w:r>
            <w:del w:id="51" w:author="Lior Shtram" w:date="2026-08-02T18:39:00Z">
              <w:r>
                <w:delText>Did the ruler explain honestly why force was needed?</w:delText>
              </w:r>
            </w:del>
            <w:ins w:id="52" w:author="Lior Shtram" w:date="2026-08-02T18:39:00Z">
              <w:r>
                <w:t>Was the ruler’s stated justification for force supported by independent evidence?</w:t>
              </w:r>
            </w:ins>
          </w:p>
          <w:p w14:paraId="03072639" w14:textId="77777777" w:rsidR="004529C2" w:rsidRDefault="00000000">
            <w:r>
              <w:rPr>
                <w:b/>
                <w:color w:val="1976A3"/>
              </w:rPr>
              <w:t>What researchers examine</w:t>
            </w:r>
            <w:r>
              <w:rPr>
                <w:b/>
                <w:color w:val="1976A3"/>
              </w:rPr>
              <w:br/>
            </w:r>
            <w:del w:id="53" w:author="Lior Shtram" w:date="2026-08-02T18:39:00Z">
              <w:r>
                <w:delText>Did the ruler present decision-makers and the public with accurate, reviewable evidence of defensive need, alternatives, and objectives rather than manufacture threats or exploit prestige, revenge, nationalism, historical grievance, diversionary politics, or regime-survival claims?</w:delText>
              </w:r>
            </w:del>
            <w:ins w:id="54" w:author="Lior Shtram" w:date="2026-08-02T18:39:00Z">
              <w:r>
                <w:t>Treat the ruler’s explanation only as a claim or evidence of intent. Assess contemporaneous evidence, actual conduct, independent findings, peaceful alternatives, legality, necessity, proportionality, and consequences from outside in, with no presumption that claims of defense, necessity, retaliation, humanitarian purpose, or national interest are true.</w:t>
              </w:r>
            </w:ins>
          </w:p>
          <w:p w14:paraId="4451F81A" w14:textId="77777777" w:rsidR="004529C2" w:rsidRDefault="00000000">
            <w:pPr>
              <w:spacing w:after="0"/>
            </w:pPr>
            <w:r>
              <w:rPr>
                <w:b/>
              </w:rPr>
              <w:t xml:space="preserve">Most relevant evidence: </w:t>
            </w:r>
            <w:r>
              <w:t>Rhetoric and representations • Formal acts and law</w:t>
            </w:r>
          </w:p>
        </w:tc>
      </w:tr>
    </w:tbl>
    <w:p w14:paraId="1D990D1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326E326" w14:textId="77777777">
        <w:trPr>
          <w:cantSplit/>
          <w:jc w:val="center"/>
        </w:trPr>
        <w:tc>
          <w:tcPr>
            <w:tcW w:w="9972" w:type="dxa"/>
            <w:shd w:val="clear" w:color="auto" w:fill="F4F6F8"/>
            <w:tcMar>
              <w:top w:w="130" w:type="dxa"/>
              <w:left w:w="170" w:type="dxa"/>
              <w:bottom w:w="130" w:type="dxa"/>
              <w:right w:w="170" w:type="dxa"/>
            </w:tcMar>
          </w:tcPr>
          <w:p w14:paraId="1397B27A" w14:textId="77777777" w:rsidR="004529C2" w:rsidRDefault="00000000">
            <w:pPr>
              <w:spacing w:after="100"/>
            </w:pPr>
            <w:r>
              <w:rPr>
                <w:b/>
                <w:color w:val="17324D"/>
                <w:sz w:val="22"/>
              </w:rPr>
              <w:t>2B.4 — Civilian and prisoner protection</w:t>
            </w:r>
          </w:p>
          <w:p w14:paraId="3DA6AF9D" w14:textId="77777777" w:rsidR="004529C2" w:rsidRDefault="00000000">
            <w:r>
              <w:rPr>
                <w:b/>
                <w:color w:val="1B8A89"/>
              </w:rPr>
              <w:t>Core question</w:t>
            </w:r>
            <w:r>
              <w:rPr>
                <w:b/>
                <w:color w:val="1B8A89"/>
              </w:rPr>
              <w:br/>
            </w:r>
            <w:r>
              <w:t>Did the ruler protect civilians and prisoners during conflict?</w:t>
            </w:r>
          </w:p>
          <w:p w14:paraId="3EABE3D7" w14:textId="77777777" w:rsidR="004529C2" w:rsidRDefault="00000000">
            <w:r>
              <w:rPr>
                <w:b/>
                <w:color w:val="1976A3"/>
              </w:rPr>
              <w:t>What researchers examine</w:t>
            </w:r>
            <w:r>
              <w:rPr>
                <w:b/>
                <w:color w:val="1976A3"/>
              </w:rPr>
              <w:br/>
            </w:r>
            <w:r>
              <w:t>Did the ruler adopt, resource, and enforce lawful rules of engagement, civilian protection, and prisoner safeguards, investigate violations, and provide discipline or remedy?</w:t>
            </w:r>
          </w:p>
          <w:p w14:paraId="635085B9" w14:textId="77777777" w:rsidR="004529C2" w:rsidRDefault="00000000">
            <w:pPr>
              <w:spacing w:after="0"/>
            </w:pPr>
            <w:r>
              <w:rPr>
                <w:b/>
              </w:rPr>
              <w:t xml:space="preserve">Most relevant evidence: </w:t>
            </w:r>
            <w:r>
              <w:t>Formal acts and law • Implementation and operational conduct • Outcomes</w:t>
            </w:r>
          </w:p>
        </w:tc>
      </w:tr>
    </w:tbl>
    <w:p w14:paraId="25E4F39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92C0B90" w14:textId="77777777">
        <w:trPr>
          <w:cantSplit/>
          <w:jc w:val="center"/>
        </w:trPr>
        <w:tc>
          <w:tcPr>
            <w:tcW w:w="9972" w:type="dxa"/>
            <w:shd w:val="clear" w:color="auto" w:fill="F4F6F8"/>
            <w:tcMar>
              <w:top w:w="130" w:type="dxa"/>
              <w:left w:w="170" w:type="dxa"/>
              <w:bottom w:w="130" w:type="dxa"/>
              <w:right w:w="170" w:type="dxa"/>
            </w:tcMar>
          </w:tcPr>
          <w:p w14:paraId="5B617F9B" w14:textId="77777777" w:rsidR="004529C2" w:rsidRDefault="00000000">
            <w:pPr>
              <w:spacing w:after="100"/>
            </w:pPr>
            <w:del w:id="55" w:author="Lior Shtram" w:date="2026-08-02T18:39:00Z">
              <w:r>
                <w:rPr>
                  <w:b/>
                  <w:color w:val="17324D"/>
                  <w:sz w:val="22"/>
                </w:rPr>
                <w:delText>2B.5 — Control of proxies and arms</w:delText>
              </w:r>
            </w:del>
            <w:ins w:id="56" w:author="Lior Shtram" w:date="2026-08-02T18:39:00Z">
              <w:r>
                <w:rPr>
                  <w:b/>
                  <w:color w:val="17324D"/>
                  <w:sz w:val="22"/>
                </w:rPr>
                <w:t>2B.5 — Control of proxies, arms, and enabling support</w:t>
              </w:r>
            </w:ins>
          </w:p>
          <w:p w14:paraId="46694D67" w14:textId="77777777" w:rsidR="004529C2" w:rsidRDefault="00000000">
            <w:r>
              <w:rPr>
                <w:b/>
                <w:color w:val="1B8A89"/>
              </w:rPr>
              <w:t>Core question</w:t>
            </w:r>
            <w:r>
              <w:rPr>
                <w:b/>
                <w:color w:val="1B8A89"/>
              </w:rPr>
              <w:br/>
            </w:r>
            <w:r>
              <w:t>Did the ruler prevent supported forces and arms recipients from causing abuse?</w:t>
            </w:r>
          </w:p>
          <w:p w14:paraId="50CB3811" w14:textId="77777777" w:rsidR="004529C2" w:rsidRDefault="00000000">
            <w:r>
              <w:rPr>
                <w:b/>
                <w:color w:val="1976A3"/>
              </w:rPr>
              <w:t>What researchers examine</w:t>
            </w:r>
            <w:r>
              <w:rPr>
                <w:b/>
                <w:color w:val="1976A3"/>
              </w:rPr>
              <w:br/>
            </w:r>
            <w:del w:id="57" w:author="Lior Shtram" w:date="2026-08-02T18:39:00Z">
              <w:r>
                <w:delText>Did the ruler establish and enforce arms-transfer, proxy, and allied-force controls, monitor foreseeable abuse, and suspend support or correct policy when harm emerged?</w:delText>
              </w:r>
            </w:del>
            <w:ins w:id="58" w:author="Lior Shtram" w:date="2026-08-02T18:39:00Z">
              <w:r>
                <w:t>Did the ruler establish and enforce controls over arms, intelligence, targeting, financing, logistics, bases, proxies, and allied forces; monitor foreseeable abuse; and suspend support or correct policy when harm emerged? Enabling support ordinarily receives less weight than direct action, but more where it was indispensable, large, knowing, controlled, or readily stoppable.</w:t>
              </w:r>
            </w:ins>
          </w:p>
          <w:p w14:paraId="1F32C13D" w14:textId="77777777" w:rsidR="004529C2" w:rsidRDefault="00000000">
            <w:pPr>
              <w:spacing w:after="0"/>
            </w:pPr>
            <w:r>
              <w:rPr>
                <w:b/>
              </w:rPr>
              <w:t xml:space="preserve">Most relevant evidence: </w:t>
            </w:r>
            <w:r>
              <w:t>Resources • Implementation and operational conduct • Outcomes</w:t>
            </w:r>
          </w:p>
        </w:tc>
      </w:tr>
    </w:tbl>
    <w:p w14:paraId="29C47B5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35F0B6D" w14:textId="77777777">
        <w:trPr>
          <w:cantSplit/>
          <w:jc w:val="center"/>
        </w:trPr>
        <w:tc>
          <w:tcPr>
            <w:tcW w:w="9972" w:type="dxa"/>
            <w:shd w:val="clear" w:color="auto" w:fill="F4F6F8"/>
            <w:tcMar>
              <w:top w:w="130" w:type="dxa"/>
              <w:left w:w="170" w:type="dxa"/>
              <w:bottom w:w="130" w:type="dxa"/>
              <w:right w:w="170" w:type="dxa"/>
            </w:tcMar>
          </w:tcPr>
          <w:p w14:paraId="71BB8A65" w14:textId="77777777" w:rsidR="004529C2" w:rsidRDefault="00000000">
            <w:pPr>
              <w:spacing w:after="100"/>
            </w:pPr>
            <w:r>
              <w:rPr>
                <w:b/>
                <w:color w:val="17324D"/>
                <w:sz w:val="22"/>
              </w:rPr>
              <w:lastRenderedPageBreak/>
              <w:t>2B.6 — Scrutiny of war claims</w:t>
            </w:r>
          </w:p>
          <w:p w14:paraId="42B938D5" w14:textId="77777777" w:rsidR="004529C2" w:rsidRDefault="00000000">
            <w:r>
              <w:rPr>
                <w:b/>
                <w:color w:val="1B8A89"/>
              </w:rPr>
              <w:t>Core question</w:t>
            </w:r>
            <w:r>
              <w:rPr>
                <w:b/>
                <w:color w:val="1B8A89"/>
              </w:rPr>
              <w:br/>
            </w:r>
            <w:r>
              <w:t>Did the ruler allow independent checks of claims made about conflict?</w:t>
            </w:r>
          </w:p>
          <w:p w14:paraId="56C60BAF" w14:textId="77777777" w:rsidR="004529C2" w:rsidRDefault="00000000">
            <w:r>
              <w:rPr>
                <w:b/>
                <w:color w:val="1976A3"/>
              </w:rPr>
              <w:t>What researchers examine</w:t>
            </w:r>
            <w:r>
              <w:rPr>
                <w:b/>
                <w:color w:val="1976A3"/>
              </w:rPr>
              <w:br/>
            </w:r>
            <w:r>
              <w:t>Did the ruler permit legislative, judicial, media, and independent scrutiny of conflict claims and correct false or misleading official accounts?</w:t>
            </w:r>
          </w:p>
          <w:p w14:paraId="06BB1D48" w14:textId="77777777" w:rsidR="004529C2" w:rsidRDefault="00000000">
            <w:pPr>
              <w:spacing w:after="0"/>
            </w:pPr>
            <w:r>
              <w:rPr>
                <w:b/>
              </w:rPr>
              <w:t xml:space="preserve">Most relevant evidence: </w:t>
            </w:r>
            <w:r>
              <w:t>Formal acts and law • Implementation and operational conduct • Rhetoric and representations</w:t>
            </w:r>
          </w:p>
        </w:tc>
      </w:tr>
    </w:tbl>
    <w:p w14:paraId="00463E4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9A7C2F6" w14:textId="77777777">
        <w:trPr>
          <w:cantSplit/>
          <w:jc w:val="center"/>
        </w:trPr>
        <w:tc>
          <w:tcPr>
            <w:tcW w:w="9972" w:type="dxa"/>
            <w:shd w:val="clear" w:color="auto" w:fill="F4F6F8"/>
            <w:tcMar>
              <w:top w:w="130" w:type="dxa"/>
              <w:left w:w="170" w:type="dxa"/>
              <w:bottom w:w="130" w:type="dxa"/>
              <w:right w:w="170" w:type="dxa"/>
            </w:tcMar>
          </w:tcPr>
          <w:p w14:paraId="21CED513" w14:textId="77777777" w:rsidR="004529C2" w:rsidRDefault="00000000">
            <w:pPr>
              <w:spacing w:after="100"/>
            </w:pPr>
            <w:r>
              <w:rPr>
                <w:b/>
                <w:color w:val="17324D"/>
                <w:sz w:val="22"/>
              </w:rPr>
              <w:t>2B.7 — Ceasefires and settlements</w:t>
            </w:r>
          </w:p>
          <w:p w14:paraId="16D0F9BF" w14:textId="77777777" w:rsidR="004529C2" w:rsidRDefault="00000000">
            <w:r>
              <w:rPr>
                <w:b/>
                <w:color w:val="1B8A89"/>
              </w:rPr>
              <w:t>Core question</w:t>
            </w:r>
            <w:r>
              <w:rPr>
                <w:b/>
                <w:color w:val="1B8A89"/>
              </w:rPr>
              <w:br/>
            </w:r>
            <w:r>
              <w:t>Did the ruler seriously pursue and uphold peace agreements?</w:t>
            </w:r>
          </w:p>
          <w:p w14:paraId="6A09CCF5" w14:textId="77777777" w:rsidR="004529C2" w:rsidRDefault="00000000">
            <w:r>
              <w:rPr>
                <w:b/>
                <w:color w:val="1976A3"/>
              </w:rPr>
              <w:t>What researchers examine</w:t>
            </w:r>
            <w:r>
              <w:rPr>
                <w:b/>
                <w:color w:val="1976A3"/>
              </w:rPr>
              <w:br/>
            </w:r>
            <w:r>
              <w:t>Did the ruler negotiate, approve, implement, and comply with credible ceasefires, peace agreements, confidence-building measures, and lawful settlements, and help make them durable?</w:t>
            </w:r>
          </w:p>
          <w:p w14:paraId="1508B22A" w14:textId="77777777" w:rsidR="004529C2" w:rsidRDefault="00000000">
            <w:pPr>
              <w:spacing w:after="0"/>
            </w:pPr>
            <w:r>
              <w:rPr>
                <w:b/>
              </w:rPr>
              <w:t xml:space="preserve">Most relevant evidence: </w:t>
            </w:r>
            <w:r>
              <w:t>Formal acts and law • Implementation and operational conduct • Outcomes</w:t>
            </w:r>
          </w:p>
        </w:tc>
      </w:tr>
    </w:tbl>
    <w:p w14:paraId="03EF18B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655F8AB" w14:textId="77777777">
        <w:trPr>
          <w:cantSplit/>
          <w:jc w:val="center"/>
        </w:trPr>
        <w:tc>
          <w:tcPr>
            <w:tcW w:w="9972" w:type="dxa"/>
            <w:shd w:val="clear" w:color="auto" w:fill="F4F6F8"/>
            <w:tcMar>
              <w:top w:w="130" w:type="dxa"/>
              <w:left w:w="170" w:type="dxa"/>
              <w:bottom w:w="130" w:type="dxa"/>
              <w:right w:w="170" w:type="dxa"/>
            </w:tcMar>
          </w:tcPr>
          <w:p w14:paraId="06939A38" w14:textId="77777777" w:rsidR="004529C2" w:rsidRDefault="00000000">
            <w:pPr>
              <w:spacing w:after="100"/>
            </w:pPr>
            <w:r>
              <w:rPr>
                <w:b/>
                <w:color w:val="17324D"/>
                <w:sz w:val="22"/>
              </w:rPr>
              <w:t>2B.8 — Responsible military resources</w:t>
            </w:r>
          </w:p>
          <w:p w14:paraId="67900E3D" w14:textId="77777777" w:rsidR="004529C2" w:rsidRDefault="00000000">
            <w:r>
              <w:rPr>
                <w:b/>
                <w:color w:val="1B8A89"/>
              </w:rPr>
              <w:t>Core question</w:t>
            </w:r>
            <w:r>
              <w:rPr>
                <w:b/>
                <w:color w:val="1B8A89"/>
              </w:rPr>
              <w:br/>
            </w:r>
            <w:r>
              <w:t>Were military resources used for real security rather than power, profit, or intimidation?</w:t>
            </w:r>
          </w:p>
          <w:p w14:paraId="1C7F2755" w14:textId="77777777" w:rsidR="004529C2" w:rsidRDefault="00000000">
            <w:r>
              <w:rPr>
                <w:b/>
                <w:color w:val="1976A3"/>
              </w:rPr>
              <w:t>What researchers examine</w:t>
            </w:r>
            <w:r>
              <w:rPr>
                <w:b/>
                <w:color w:val="1976A3"/>
              </w:rPr>
              <w:br/>
            </w:r>
            <w:r>
              <w:t>Did military budgets, mobilization, and procurement address genuine security needs transparently and proportionately rather than enrich networks, entrench security elites, or intimidate neighbors?</w:t>
            </w:r>
          </w:p>
          <w:p w14:paraId="5514B44E" w14:textId="77777777" w:rsidR="004529C2" w:rsidRDefault="00000000">
            <w:pPr>
              <w:spacing w:after="0"/>
            </w:pPr>
            <w:r>
              <w:rPr>
                <w:b/>
              </w:rPr>
              <w:t xml:space="preserve">Most relevant evidence: </w:t>
            </w:r>
            <w:r>
              <w:t>Resources • Implementation and operational conduct • Outcomes</w:t>
            </w:r>
          </w:p>
        </w:tc>
      </w:tr>
    </w:tbl>
    <w:p w14:paraId="7B3173E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7C24078" w14:textId="77777777">
        <w:trPr>
          <w:cantSplit/>
          <w:jc w:val="center"/>
        </w:trPr>
        <w:tc>
          <w:tcPr>
            <w:tcW w:w="9972" w:type="dxa"/>
            <w:shd w:val="clear" w:color="auto" w:fill="F4F6F8"/>
            <w:tcMar>
              <w:top w:w="130" w:type="dxa"/>
              <w:left w:w="170" w:type="dxa"/>
              <w:bottom w:w="130" w:type="dxa"/>
              <w:right w:w="170" w:type="dxa"/>
            </w:tcMar>
          </w:tcPr>
          <w:p w14:paraId="3338AFE6" w14:textId="77777777" w:rsidR="004529C2" w:rsidRDefault="00000000">
            <w:pPr>
              <w:spacing w:after="100"/>
            </w:pPr>
            <w:r>
              <w:rPr>
                <w:b/>
                <w:color w:val="17324D"/>
                <w:sz w:val="22"/>
              </w:rPr>
              <w:t>2B.9 — Accountability and remedy</w:t>
            </w:r>
          </w:p>
          <w:p w14:paraId="20C0E6F2" w14:textId="77777777" w:rsidR="004529C2" w:rsidRDefault="00000000">
            <w:r>
              <w:rPr>
                <w:b/>
                <w:color w:val="1B8A89"/>
              </w:rPr>
              <w:t>Core question</w:t>
            </w:r>
            <w:r>
              <w:rPr>
                <w:b/>
                <w:color w:val="1B8A89"/>
              </w:rPr>
              <w:br/>
            </w:r>
            <w:r>
              <w:t>Did the ruler accept responsibility and remedy unlawful harm from conflict?</w:t>
            </w:r>
          </w:p>
          <w:p w14:paraId="236883F8" w14:textId="77777777" w:rsidR="004529C2" w:rsidRDefault="00000000">
            <w:r>
              <w:rPr>
                <w:b/>
                <w:color w:val="1976A3"/>
              </w:rPr>
              <w:t>What researchers examine</w:t>
            </w:r>
            <w:r>
              <w:rPr>
                <w:b/>
                <w:color w:val="1976A3"/>
              </w:rPr>
              <w:br/>
            </w:r>
            <w:r>
              <w:t>Did the ruler cooperate with courts, inquiries, audits, and casualty disclosure; accept responsibility; correct unlawful policy; discipline responsible actors; and provide meaningful remedy?</w:t>
            </w:r>
          </w:p>
          <w:p w14:paraId="7B9B8174" w14:textId="77777777" w:rsidR="004529C2" w:rsidRDefault="00000000">
            <w:pPr>
              <w:spacing w:after="0"/>
            </w:pPr>
            <w:r>
              <w:rPr>
                <w:b/>
              </w:rPr>
              <w:t xml:space="preserve">Most relevant evidence: </w:t>
            </w:r>
            <w:r>
              <w:t>Implementation and operational conduct • Rhetoric and representations • Outcomes</w:t>
            </w:r>
          </w:p>
        </w:tc>
      </w:tr>
    </w:tbl>
    <w:p w14:paraId="123002B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031FA29" w14:textId="77777777">
        <w:trPr>
          <w:cantSplit/>
          <w:jc w:val="center"/>
        </w:trPr>
        <w:tc>
          <w:tcPr>
            <w:tcW w:w="9972" w:type="dxa"/>
            <w:shd w:val="clear" w:color="auto" w:fill="F4F6F8"/>
            <w:tcMar>
              <w:top w:w="130" w:type="dxa"/>
              <w:left w:w="170" w:type="dxa"/>
              <w:bottom w:w="130" w:type="dxa"/>
              <w:right w:w="170" w:type="dxa"/>
            </w:tcMar>
          </w:tcPr>
          <w:p w14:paraId="56E47554" w14:textId="77777777" w:rsidR="004529C2" w:rsidRDefault="00000000">
            <w:pPr>
              <w:spacing w:after="100"/>
            </w:pPr>
            <w:r>
              <w:rPr>
                <w:b/>
                <w:color w:val="17324D"/>
                <w:sz w:val="22"/>
              </w:rPr>
              <w:lastRenderedPageBreak/>
              <w:t>2B.10 — Lasting international peace</w:t>
            </w:r>
          </w:p>
          <w:p w14:paraId="1575EB5D" w14:textId="77777777" w:rsidR="004529C2" w:rsidRDefault="00000000">
            <w:r>
              <w:rPr>
                <w:b/>
                <w:color w:val="1B8A89"/>
              </w:rPr>
              <w:t>Core question</w:t>
            </w:r>
            <w:r>
              <w:rPr>
                <w:b/>
                <w:color w:val="1B8A89"/>
              </w:rPr>
              <w:br/>
            </w:r>
            <w:r>
              <w:t>Did the ruler leave international relations more peaceful and lawful?</w:t>
            </w:r>
          </w:p>
          <w:p w14:paraId="67D30C13" w14:textId="77777777" w:rsidR="004529C2" w:rsidRDefault="00000000">
            <w:r>
              <w:rPr>
                <w:b/>
                <w:color w:val="1976A3"/>
              </w:rPr>
              <w:t>What researchers examine</w:t>
            </w:r>
            <w:r>
              <w:rPr>
                <w:b/>
                <w:color w:val="1976A3"/>
              </w:rPr>
              <w:br/>
            </w:r>
            <w:r>
              <w:t>Did the ruler leave relations more peaceful, stable, and lawful through durable institutions and settlements, accounting for inherited conflicts, actual authority, and external constraints?</w:t>
            </w:r>
          </w:p>
          <w:p w14:paraId="26832512" w14:textId="77777777" w:rsidR="004529C2" w:rsidRDefault="00000000">
            <w:pPr>
              <w:spacing w:after="0"/>
            </w:pPr>
            <w:r>
              <w:rPr>
                <w:b/>
              </w:rPr>
              <w:t xml:space="preserve">Most relevant evidence: </w:t>
            </w:r>
            <w:r>
              <w:t>Outcomes • Formal acts and law • Implementation and operational conduct</w:t>
            </w:r>
          </w:p>
        </w:tc>
      </w:tr>
    </w:tbl>
    <w:p w14:paraId="6856A978" w14:textId="77777777" w:rsidR="004529C2" w:rsidRDefault="004529C2">
      <w:pPr>
        <w:spacing w:after="20"/>
      </w:pPr>
    </w:p>
    <w:p w14:paraId="5FB051BC" w14:textId="77777777" w:rsidR="004529C2" w:rsidRDefault="00000000">
      <w:r>
        <w:br w:type="page"/>
      </w:r>
    </w:p>
    <w:p w14:paraId="0A3C7DC8" w14:textId="77777777" w:rsidR="004529C2" w:rsidRDefault="00000000">
      <w:pPr>
        <w:pStyle w:val="Eyebrow"/>
      </w:pPr>
      <w:r>
        <w:lastRenderedPageBreak/>
        <w:t>SUBJECT AREA 3 OF 8</w:t>
      </w:r>
    </w:p>
    <w:p w14:paraId="4DB20506" w14:textId="77777777" w:rsidR="004529C2" w:rsidRDefault="00000000">
      <w:pPr>
        <w:pStyle w:val="Heading1"/>
      </w:pPr>
      <w:r>
        <w:t>3. Domestic Safety, Restraint, And Protection</w:t>
      </w:r>
    </w:p>
    <w:p w14:paraId="417786D4" w14:textId="77777777" w:rsidR="004529C2" w:rsidRDefault="00000000">
      <w:r>
        <w:t>How the ruler protected people from state violence, political repression, incitement, and serious domestic insecurity.</w:t>
      </w:r>
    </w:p>
    <w:p w14:paraId="217C5014" w14:textId="77777777" w:rsidR="004529C2" w:rsidRDefault="00000000">
      <w:ins w:id="59" w:author="Lior Shtram" w:date="2026-08-02T18:39:00Z">
        <w:r>
          <w:rPr>
            <w:b/>
          </w:rPr>
          <w:t>Preliminary focus.</w:t>
        </w:r>
        <w:r>
          <w:t xml:space="preserve"> Establish the trend in state violence and political imprisonment; intimidation and retaliation; intergroup violence; serious private and organized violence; and the ruler’s authority, decisions, and response, using independent evidence where available. A material rise in crime with governmental inaction must be recorded, distinguishing incapacity, ineffective action, neglect, tolerance, and collusion.</w:t>
        </w:r>
      </w:ins>
    </w:p>
    <w:tbl>
      <w:tblPr>
        <w:tblW w:w="0" w:type="auto"/>
        <w:jc w:val="center"/>
        <w:tblLook w:val="04A0" w:firstRow="1" w:lastRow="0" w:firstColumn="1" w:lastColumn="0" w:noHBand="0" w:noVBand="1"/>
      </w:tblPr>
      <w:tblGrid>
        <w:gridCol w:w="9972"/>
      </w:tblGrid>
      <w:tr w:rsidR="004529C2" w14:paraId="26E72CBB" w14:textId="77777777">
        <w:trPr>
          <w:cantSplit/>
          <w:jc w:val="center"/>
        </w:trPr>
        <w:tc>
          <w:tcPr>
            <w:tcW w:w="9972" w:type="dxa"/>
            <w:shd w:val="clear" w:color="auto" w:fill="F4F6F8"/>
            <w:tcMar>
              <w:top w:w="130" w:type="dxa"/>
              <w:left w:w="170" w:type="dxa"/>
              <w:bottom w:w="130" w:type="dxa"/>
              <w:right w:w="170" w:type="dxa"/>
            </w:tcMar>
          </w:tcPr>
          <w:p w14:paraId="3918D9AC" w14:textId="77777777" w:rsidR="004529C2" w:rsidRDefault="00000000">
            <w:pPr>
              <w:spacing w:after="100"/>
            </w:pPr>
            <w:del w:id="60" w:author="Lior Shtram" w:date="2026-08-02T18:39:00Z">
              <w:r>
                <w:rPr>
                  <w:b/>
                  <w:color w:val="17324D"/>
                  <w:sz w:val="22"/>
                </w:rPr>
                <w:delText>3B.1 — Protection from state abuse</w:delText>
              </w:r>
            </w:del>
            <w:ins w:id="61" w:author="Lior Shtram" w:date="2026-08-02T18:39:00Z">
              <w:r>
                <w:rPr>
                  <w:b/>
                  <w:color w:val="17324D"/>
                  <w:sz w:val="22"/>
                </w:rPr>
                <w:t>3B.1 — Actual state violence and political imprisonment</w:t>
              </w:r>
            </w:ins>
          </w:p>
          <w:p w14:paraId="09635D20" w14:textId="77777777" w:rsidR="004529C2" w:rsidRDefault="00000000">
            <w:r>
              <w:rPr>
                <w:b/>
                <w:color w:val="1B8A89"/>
              </w:rPr>
              <w:t>Core question</w:t>
            </w:r>
            <w:r>
              <w:rPr>
                <w:b/>
                <w:color w:val="1B8A89"/>
              </w:rPr>
              <w:br/>
            </w:r>
            <w:del w:id="62" w:author="Lior Shtram" w:date="2026-08-02T18:39:00Z">
              <w:r>
                <w:delText>Did the ruler protect people from torture, disappearance, political imprisonment, and unlawful killing?</w:delText>
              </w:r>
            </w:del>
            <w:ins w:id="63" w:author="Lior Shtram" w:date="2026-08-02T18:39:00Z">
              <w:r>
                <w:t>Did state violence, torture, disappearance, political imprisonment, killing, or other severe punishment increase or decrease during the ruler’s tenure?</w:t>
              </w:r>
            </w:ins>
          </w:p>
          <w:p w14:paraId="43F84C99" w14:textId="77777777" w:rsidR="004529C2" w:rsidRDefault="00000000">
            <w:r>
              <w:rPr>
                <w:b/>
                <w:color w:val="1976A3"/>
              </w:rPr>
              <w:t>What researchers examine</w:t>
            </w:r>
            <w:r>
              <w:rPr>
                <w:b/>
                <w:color w:val="1976A3"/>
              </w:rPr>
              <w:br/>
            </w:r>
            <w:del w:id="64" w:author="Lior Shtram" w:date="2026-08-02T18:39:00Z">
              <w:r>
                <w:delText>Did the ruler establish and enforce laws, orders, and detention practices that protected residents from torture, disappearance, political imprisonment, extrajudicial killing, and arbitrary punishment, and remedy verified abuse?</w:delText>
              </w:r>
            </w:del>
            <w:ins w:id="65" w:author="Lior Shtram" w:date="2026-08-02T18:39:00Z">
              <w:r>
                <w:t>Record the conduct regardless of whether domestic law authorized it. Examine frequency, severity, targeted populations, major episodes, change from the inherited position, the ruler’s responsibility, and whether verified abuse was prevented, corrected, and remedied.</w:t>
              </w:r>
            </w:ins>
          </w:p>
          <w:p w14:paraId="279F575C" w14:textId="77777777" w:rsidR="004529C2" w:rsidRDefault="00000000">
            <w:pPr>
              <w:spacing w:after="0"/>
            </w:pPr>
            <w:r>
              <w:rPr>
                <w:b/>
              </w:rPr>
              <w:t xml:space="preserve">Most relevant evidence: </w:t>
            </w:r>
            <w:r>
              <w:t>Formal acts and law • Implementation and operational conduct • Outcomes</w:t>
            </w:r>
          </w:p>
        </w:tc>
      </w:tr>
    </w:tbl>
    <w:p w14:paraId="0DABC04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6D5E8A6" w14:textId="77777777">
        <w:trPr>
          <w:cantSplit/>
          <w:jc w:val="center"/>
        </w:trPr>
        <w:tc>
          <w:tcPr>
            <w:tcW w:w="9972" w:type="dxa"/>
            <w:shd w:val="clear" w:color="auto" w:fill="F4F6F8"/>
            <w:tcMar>
              <w:top w:w="130" w:type="dxa"/>
              <w:left w:w="170" w:type="dxa"/>
              <w:bottom w:w="130" w:type="dxa"/>
              <w:right w:w="170" w:type="dxa"/>
            </w:tcMar>
          </w:tcPr>
          <w:p w14:paraId="10FC1C11" w14:textId="77777777" w:rsidR="004529C2" w:rsidRDefault="00000000">
            <w:pPr>
              <w:spacing w:after="100"/>
            </w:pPr>
            <w:r>
              <w:rPr>
                <w:b/>
                <w:color w:val="17324D"/>
                <w:sz w:val="22"/>
              </w:rPr>
              <w:t>3B.2 — Control of coercive forces</w:t>
            </w:r>
          </w:p>
          <w:p w14:paraId="32CD7B76" w14:textId="77777777" w:rsidR="004529C2" w:rsidRDefault="00000000">
            <w:r>
              <w:rPr>
                <w:b/>
                <w:color w:val="1B8A89"/>
              </w:rPr>
              <w:t>Core question</w:t>
            </w:r>
            <w:r>
              <w:rPr>
                <w:b/>
                <w:color w:val="1B8A89"/>
              </w:rPr>
              <w:br/>
            </w:r>
            <w:r>
              <w:t>Did the ruler prevent and punish abuse by security forces and aligned groups?</w:t>
            </w:r>
          </w:p>
          <w:p w14:paraId="10063C0E" w14:textId="77777777" w:rsidR="004529C2" w:rsidRDefault="00000000">
            <w:r>
              <w:rPr>
                <w:b/>
                <w:color w:val="1976A3"/>
              </w:rPr>
              <w:t>What researchers examine</w:t>
            </w:r>
            <w:r>
              <w:rPr>
                <w:b/>
                <w:color w:val="1976A3"/>
              </w:rPr>
              <w:br/>
            </w:r>
            <w:del w:id="66" w:author="Lior Shtram" w:date="2026-08-02T18:39:00Z">
              <w:r>
                <w:delText>Did the ruler appoint, resource, direct, and discipline police, military, intelligence, prison, militia, and aligned actors to prevent abuse rather than tolerate or reward it?</w:delText>
              </w:r>
            </w:del>
            <w:ins w:id="67" w:author="Lior Shtram" w:date="2026-08-02T18:39:00Z">
              <w:r>
                <w:t>Did the ruler appoint, resource, direct, and discipline police, military, intelligence, prison, militia, party, and aligned private actors—including during domestic crises—to prevent abuse rather than tolerate or reward it?</w:t>
              </w:r>
            </w:ins>
          </w:p>
          <w:p w14:paraId="5A3AA4EC" w14:textId="77777777" w:rsidR="004529C2" w:rsidRDefault="00000000">
            <w:pPr>
              <w:spacing w:after="0"/>
            </w:pPr>
            <w:r>
              <w:rPr>
                <w:b/>
              </w:rPr>
              <w:t xml:space="preserve">Most relevant evidence: </w:t>
            </w:r>
            <w:r>
              <w:t>Personnel • Implementation and operational conduct • Outcomes</w:t>
            </w:r>
          </w:p>
        </w:tc>
      </w:tr>
    </w:tbl>
    <w:p w14:paraId="274AE5E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EF07568" w14:textId="77777777">
        <w:trPr>
          <w:cantSplit/>
          <w:jc w:val="center"/>
        </w:trPr>
        <w:tc>
          <w:tcPr>
            <w:tcW w:w="9972" w:type="dxa"/>
            <w:shd w:val="clear" w:color="auto" w:fill="F4F6F8"/>
            <w:tcMar>
              <w:top w:w="130" w:type="dxa"/>
              <w:left w:w="170" w:type="dxa"/>
              <w:bottom w:w="130" w:type="dxa"/>
              <w:right w:w="170" w:type="dxa"/>
            </w:tcMar>
          </w:tcPr>
          <w:p w14:paraId="7F6267DE" w14:textId="77777777" w:rsidR="004529C2" w:rsidRDefault="00000000">
            <w:pPr>
              <w:spacing w:after="100"/>
            </w:pPr>
            <w:del w:id="68" w:author="Lior Shtram" w:date="2026-08-02T18:39:00Z">
              <w:r>
                <w:rPr>
                  <w:b/>
                  <w:color w:val="17324D"/>
                  <w:sz w:val="22"/>
                </w:rPr>
                <w:lastRenderedPageBreak/>
                <w:delText>3B.3 — Incitement and targeted hatred</w:delText>
              </w:r>
            </w:del>
            <w:ins w:id="69" w:author="Lior Shtram" w:date="2026-08-02T18:39:00Z">
              <w:r>
                <w:rPr>
                  <w:b/>
                  <w:color w:val="17324D"/>
                  <w:sz w:val="22"/>
                </w:rPr>
                <w:t>3B.3 — Incitement, persecution, and targeted hatred</w:t>
              </w:r>
            </w:ins>
          </w:p>
          <w:p w14:paraId="7D379C24" w14:textId="77777777" w:rsidR="004529C2" w:rsidRDefault="00000000">
            <w:r>
              <w:rPr>
                <w:b/>
                <w:color w:val="1B8A89"/>
              </w:rPr>
              <w:t>Core question</w:t>
            </w:r>
            <w:r>
              <w:rPr>
                <w:b/>
                <w:color w:val="1B8A89"/>
              </w:rPr>
              <w:br/>
            </w:r>
            <w:del w:id="70" w:author="Lior Shtram" w:date="2026-08-02T18:39:00Z">
              <w:r>
                <w:delText>Did the ruler avoid encouraging hatred or violence against people or groups?</w:delText>
              </w:r>
            </w:del>
            <w:ins w:id="71" w:author="Lior Shtram" w:date="2026-08-02T18:39:00Z">
              <w:r>
                <w:t>Did the ruler’s rhetoric, policies, or tolerance contribute to persecution or violence against opponents or identifiable groups?</w:t>
              </w:r>
            </w:ins>
          </w:p>
          <w:p w14:paraId="596E11E1" w14:textId="77777777" w:rsidR="004529C2" w:rsidRDefault="00000000">
            <w:r>
              <w:rPr>
                <w:b/>
                <w:color w:val="1976A3"/>
              </w:rPr>
              <w:t>What researchers examine</w:t>
            </w:r>
            <w:r>
              <w:rPr>
                <w:b/>
                <w:color w:val="1976A3"/>
              </w:rPr>
              <w:br/>
            </w:r>
            <w:r>
              <w:t>Did the ruler avoid personally or officially inciting hatred, revenge, dehumanization, scapegoating, or violence against opponents, minorities, migrants, journalists, civil society, or other groups, and act when supporters or officials translated such messages into harm?</w:t>
            </w:r>
          </w:p>
          <w:p w14:paraId="6EB0C7DE" w14:textId="77777777" w:rsidR="004529C2" w:rsidRDefault="00000000">
            <w:pPr>
              <w:spacing w:after="0"/>
            </w:pPr>
            <w:r>
              <w:rPr>
                <w:b/>
              </w:rPr>
              <w:t xml:space="preserve">Most relevant evidence: </w:t>
            </w:r>
            <w:r>
              <w:t>Rhetoric and representations • Implementation and operational conduct • Outcomes</w:t>
            </w:r>
          </w:p>
        </w:tc>
      </w:tr>
    </w:tbl>
    <w:p w14:paraId="39D4BD8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2D73E03" w14:textId="77777777">
        <w:trPr>
          <w:cantSplit/>
          <w:jc w:val="center"/>
        </w:trPr>
        <w:tc>
          <w:tcPr>
            <w:tcW w:w="9972" w:type="dxa"/>
            <w:shd w:val="clear" w:color="auto" w:fill="F4F6F8"/>
            <w:tcMar>
              <w:top w:w="130" w:type="dxa"/>
              <w:left w:w="170" w:type="dxa"/>
              <w:bottom w:w="130" w:type="dxa"/>
              <w:right w:w="170" w:type="dxa"/>
            </w:tcMar>
          </w:tcPr>
          <w:p w14:paraId="31776DA3" w14:textId="77777777" w:rsidR="004529C2" w:rsidRDefault="00000000">
            <w:pPr>
              <w:spacing w:after="100"/>
            </w:pPr>
            <w:r>
              <w:rPr>
                <w:b/>
                <w:color w:val="17324D"/>
                <w:sz w:val="22"/>
              </w:rPr>
              <w:t>3B.4 — Complaints and independent oversight</w:t>
            </w:r>
          </w:p>
          <w:p w14:paraId="4DB5C348" w14:textId="77777777" w:rsidR="004529C2" w:rsidRDefault="00000000">
            <w:r>
              <w:rPr>
                <w:b/>
                <w:color w:val="1B8A89"/>
              </w:rPr>
              <w:t>Core question</w:t>
            </w:r>
            <w:r>
              <w:rPr>
                <w:b/>
                <w:color w:val="1B8A89"/>
              </w:rPr>
              <w:br/>
            </w:r>
            <w:r>
              <w:t>Could abuse be reported, investigated, corrected, and remedied independently?</w:t>
            </w:r>
          </w:p>
          <w:p w14:paraId="51117C6B" w14:textId="77777777" w:rsidR="004529C2" w:rsidRDefault="00000000">
            <w:r>
              <w:rPr>
                <w:b/>
                <w:color w:val="1976A3"/>
              </w:rPr>
              <w:t>What researchers examine</w:t>
            </w:r>
            <w:r>
              <w:rPr>
                <w:b/>
                <w:color w:val="1976A3"/>
              </w:rPr>
              <w:br/>
            </w:r>
            <w:r>
              <w:t>Did the ruler create, fund, and respect independent courts, complaint systems, civilian oversight, and investigations, comply with findings, and provide victim remedy?</w:t>
            </w:r>
          </w:p>
          <w:p w14:paraId="26DEF7DA" w14:textId="77777777" w:rsidR="004529C2" w:rsidRDefault="00000000">
            <w:pPr>
              <w:spacing w:after="0"/>
            </w:pPr>
            <w:r>
              <w:rPr>
                <w:b/>
              </w:rPr>
              <w:t xml:space="preserve">Most relevant evidence: </w:t>
            </w:r>
            <w:r>
              <w:t>Formal acts and law • Implementation and operational conduct • Outcomes</w:t>
            </w:r>
          </w:p>
        </w:tc>
      </w:tr>
    </w:tbl>
    <w:p w14:paraId="2672CE6F"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C5C54F5" w14:textId="77777777">
        <w:trPr>
          <w:cantSplit/>
          <w:jc w:val="center"/>
        </w:trPr>
        <w:tc>
          <w:tcPr>
            <w:tcW w:w="9972" w:type="dxa"/>
            <w:shd w:val="clear" w:color="auto" w:fill="F4F6F8"/>
            <w:tcMar>
              <w:top w:w="130" w:type="dxa"/>
              <w:left w:w="170" w:type="dxa"/>
              <w:bottom w:w="130" w:type="dxa"/>
              <w:right w:w="170" w:type="dxa"/>
            </w:tcMar>
          </w:tcPr>
          <w:p w14:paraId="1D664DE5" w14:textId="77777777" w:rsidR="004529C2" w:rsidRDefault="00000000">
            <w:pPr>
              <w:spacing w:after="100"/>
            </w:pPr>
            <w:del w:id="72" w:author="Lior Shtram" w:date="2026-08-02T18:39:00Z">
              <w:r>
                <w:rPr>
                  <w:b/>
                  <w:color w:val="17324D"/>
                  <w:sz w:val="22"/>
                </w:rPr>
                <w:delText>3B.5 — Emergency and surveillance powers</w:delText>
              </w:r>
            </w:del>
            <w:ins w:id="73" w:author="Lior Shtram" w:date="2026-08-02T18:39:00Z">
              <w:r>
                <w:rPr>
                  <w:b/>
                  <w:color w:val="17324D"/>
                  <w:sz w:val="22"/>
                </w:rPr>
                <w:t>3B.5 — Emergency powers, surveillance, and coercive administration</w:t>
              </w:r>
            </w:ins>
          </w:p>
          <w:p w14:paraId="78C70E4C" w14:textId="77777777" w:rsidR="004529C2" w:rsidRDefault="00000000">
            <w:r>
              <w:rPr>
                <w:b/>
                <w:color w:val="1B8A89"/>
              </w:rPr>
              <w:t>Core question</w:t>
            </w:r>
            <w:r>
              <w:rPr>
                <w:b/>
                <w:color w:val="1B8A89"/>
              </w:rPr>
              <w:br/>
            </w:r>
            <w:del w:id="74" w:author="Lior Shtram" w:date="2026-08-02T18:39:00Z">
              <w:r>
                <w:delText>Did the ruler use exceptional security powers narrowly and lawfully?</w:delText>
              </w:r>
            </w:del>
            <w:ins w:id="75" w:author="Lior Shtram" w:date="2026-08-02T18:39:00Z">
              <w:r>
                <w:t>Did the ruler use emergency, surveillance, security, administrative, or legal powers to protect people or to intimidate, punish, collectively control, or silence them?</w:t>
              </w:r>
            </w:ins>
          </w:p>
          <w:p w14:paraId="077C7E16" w14:textId="77777777" w:rsidR="004529C2" w:rsidRDefault="00000000">
            <w:r>
              <w:rPr>
                <w:b/>
                <w:color w:val="1976A3"/>
              </w:rPr>
              <w:t>What researchers examine</w:t>
            </w:r>
            <w:r>
              <w:rPr>
                <w:b/>
                <w:color w:val="1976A3"/>
              </w:rPr>
              <w:br/>
            </w:r>
            <w:del w:id="76" w:author="Lior Shtram" w:date="2026-08-02T18:39:00Z">
              <w:r>
                <w:delText>Did the ruler enact, renew, administer, review, and repeal emergency, surveillance, anti-terror, and security powers narrowly and lawfully rather than use them for intimidation, collective punishment, or control?</w:delText>
              </w:r>
            </w:del>
            <w:ins w:id="77" w:author="Lior Shtram" w:date="2026-08-02T18:39:00Z">
              <w:r>
                <w:t>Examine enactment, renewal, administration, review, repeal, actual effects, and whether powers were used for protection or for intimidation, collective punishment, retaliation, or control. Domestic legality does not turn oppressive conduct into acceptable conduct.</w:t>
              </w:r>
            </w:ins>
          </w:p>
          <w:p w14:paraId="4DFDCADD" w14:textId="77777777" w:rsidR="004529C2" w:rsidRDefault="00000000">
            <w:pPr>
              <w:spacing w:after="0"/>
            </w:pPr>
            <w:r>
              <w:rPr>
                <w:b/>
              </w:rPr>
              <w:t xml:space="preserve">Most relevant evidence: </w:t>
            </w:r>
            <w:r>
              <w:t>Formal acts and law • Implementation and operational conduct • Outcomes</w:t>
            </w:r>
          </w:p>
        </w:tc>
      </w:tr>
    </w:tbl>
    <w:p w14:paraId="1D33F83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E63548D" w14:textId="77777777">
        <w:trPr>
          <w:cantSplit/>
          <w:jc w:val="center"/>
        </w:trPr>
        <w:tc>
          <w:tcPr>
            <w:tcW w:w="9972" w:type="dxa"/>
            <w:shd w:val="clear" w:color="auto" w:fill="F4F6F8"/>
            <w:tcMar>
              <w:top w:w="130" w:type="dxa"/>
              <w:left w:w="170" w:type="dxa"/>
              <w:bottom w:w="130" w:type="dxa"/>
              <w:right w:w="170" w:type="dxa"/>
            </w:tcMar>
          </w:tcPr>
          <w:p w14:paraId="6DC6658A" w14:textId="77777777" w:rsidR="004529C2" w:rsidRDefault="00000000">
            <w:pPr>
              <w:spacing w:after="100"/>
            </w:pPr>
            <w:del w:id="78" w:author="Lior Shtram" w:date="2026-08-02T18:39:00Z">
              <w:r>
                <w:rPr>
                  <w:b/>
                  <w:color w:val="17324D"/>
                  <w:sz w:val="22"/>
                </w:rPr>
                <w:lastRenderedPageBreak/>
                <w:delText>3B.6 — Safety without state terror</w:delText>
              </w:r>
            </w:del>
            <w:ins w:id="79" w:author="Lior Shtram" w:date="2026-08-02T18:39:00Z">
              <w:r>
                <w:rPr>
                  <w:b/>
                  <w:color w:val="17324D"/>
                  <w:sz w:val="22"/>
                </w:rPr>
                <w:t>3B.6 — Intimidation and climate of fear</w:t>
              </w:r>
            </w:ins>
          </w:p>
          <w:p w14:paraId="6F32603B" w14:textId="77777777" w:rsidR="004529C2" w:rsidRDefault="00000000">
            <w:r>
              <w:rPr>
                <w:b/>
                <w:color w:val="1B8A89"/>
              </w:rPr>
              <w:t>Core question</w:t>
            </w:r>
            <w:r>
              <w:rPr>
                <w:b/>
                <w:color w:val="1B8A89"/>
              </w:rPr>
              <w:br/>
            </w:r>
            <w:del w:id="80" w:author="Lior Shtram" w:date="2026-08-02T18:39:00Z">
              <w:r>
                <w:delText>Did the ruler reduce violence without creating a broader climate of fear?</w:delText>
              </w:r>
            </w:del>
            <w:ins w:id="81" w:author="Lior Shtram" w:date="2026-08-02T18:39:00Z">
              <w:r>
                <w:t>Did people face a credible climate of fear or intimidation even when visible violence was infrequent?</w:t>
              </w:r>
            </w:ins>
          </w:p>
          <w:p w14:paraId="7AA2B66F" w14:textId="77777777" w:rsidR="004529C2" w:rsidRDefault="00000000">
            <w:r>
              <w:rPr>
                <w:b/>
                <w:color w:val="1976A3"/>
              </w:rPr>
              <w:t>What researchers examine</w:t>
            </w:r>
            <w:r>
              <w:rPr>
                <w:b/>
                <w:color w:val="1976A3"/>
              </w:rPr>
              <w:br/>
            </w:r>
            <w:del w:id="82" w:author="Lior Shtram" w:date="2026-08-02T18:39:00Z">
              <w:r>
                <w:delText>Did the ruler reduce exposure-adjusted criminal, communal, and insurgent violence through lawful, proportionate policy without replacing it with state terror or a broader fear climate?</w:delText>
              </w:r>
            </w:del>
            <w:ins w:id="83" w:author="Lior Shtram" w:date="2026-08-02T18:39:00Z">
              <w:r>
                <w:t>Examine threats, systematic surveillance, exemplary punishment, arbitrary detention, employment or licensing retaliation, withdrawal of benefits, selective taxation, pressure on families, and official or unofficial harassment. Severe exemplary punishment may sustain control with little recurring visible violence.</w:t>
              </w:r>
            </w:ins>
          </w:p>
          <w:p w14:paraId="4F3DBC08" w14:textId="77777777" w:rsidR="004529C2" w:rsidRDefault="00000000">
            <w:pPr>
              <w:spacing w:after="0"/>
            </w:pPr>
            <w:r>
              <w:rPr>
                <w:b/>
              </w:rPr>
              <w:t xml:space="preserve">Most relevant evidence: </w:t>
            </w:r>
            <w:r>
              <w:t>Implementation and operational conduct • Outcomes</w:t>
            </w:r>
          </w:p>
        </w:tc>
      </w:tr>
    </w:tbl>
    <w:p w14:paraId="13AF704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E52DA40" w14:textId="77777777">
        <w:trPr>
          <w:cantSplit/>
          <w:jc w:val="center"/>
        </w:trPr>
        <w:tc>
          <w:tcPr>
            <w:tcW w:w="9972" w:type="dxa"/>
            <w:shd w:val="clear" w:color="auto" w:fill="F4F6F8"/>
            <w:tcMar>
              <w:top w:w="130" w:type="dxa"/>
              <w:left w:w="170" w:type="dxa"/>
              <w:bottom w:w="130" w:type="dxa"/>
              <w:right w:w="170" w:type="dxa"/>
            </w:tcMar>
          </w:tcPr>
          <w:p w14:paraId="4C7413F6" w14:textId="77777777" w:rsidR="004529C2" w:rsidRDefault="00000000">
            <w:pPr>
              <w:spacing w:after="100"/>
            </w:pPr>
            <w:del w:id="84" w:author="Lior Shtram" w:date="2026-08-02T18:39:00Z">
              <w:r>
                <w:rPr>
                  <w:b/>
                  <w:color w:val="17324D"/>
                  <w:sz w:val="22"/>
                </w:rPr>
                <w:delText>3B.7 — Protection of vulnerable groups</w:delText>
              </w:r>
            </w:del>
            <w:ins w:id="85" w:author="Lior Shtram" w:date="2026-08-02T18:39:00Z">
              <w:r>
                <w:rPr>
                  <w:b/>
                  <w:color w:val="17324D"/>
                  <w:sz w:val="22"/>
                </w:rPr>
                <w:t>3B.7 — Intergroup violence and protection of targeted groups</w:t>
              </w:r>
            </w:ins>
          </w:p>
          <w:p w14:paraId="1C2EA3FA" w14:textId="77777777" w:rsidR="004529C2" w:rsidRDefault="00000000">
            <w:r>
              <w:rPr>
                <w:b/>
                <w:color w:val="1B8A89"/>
              </w:rPr>
              <w:t>Core question</w:t>
            </w:r>
            <w:r>
              <w:rPr>
                <w:b/>
                <w:color w:val="1B8A89"/>
              </w:rPr>
              <w:br/>
            </w:r>
            <w:del w:id="86" w:author="Lior Shtram" w:date="2026-08-02T18:39:00Z">
              <w:r>
                <w:delText>Did the ruler protect vulnerable groups from violence, displacement, and neglect?</w:delText>
              </w:r>
            </w:del>
            <w:ins w:id="87" w:author="Lior Shtram" w:date="2026-08-02T18:39:00Z">
              <w:r>
                <w:t>Did serious violence between domestic groups increase or decrease, and did the ruler prevent, encourage, tolerate, or punish it?</w:t>
              </w:r>
            </w:ins>
          </w:p>
          <w:p w14:paraId="44557EF8" w14:textId="77777777" w:rsidR="004529C2" w:rsidRDefault="00000000">
            <w:r>
              <w:rPr>
                <w:b/>
                <w:color w:val="1976A3"/>
              </w:rPr>
              <w:t>What researchers examine</w:t>
            </w:r>
            <w:r>
              <w:rPr>
                <w:b/>
                <w:color w:val="1976A3"/>
              </w:rPr>
              <w:br/>
            </w:r>
            <w:del w:id="88" w:author="Lior Shtram" w:date="2026-08-02T18:39:00Z">
              <w:r>
                <w:delText>Did the ruler enact, fund, and enforce effective protection for women, children, minorities, and vulnerable groups against targeted and intergroup violence, displacement, and systematic neglect, with equitable access across regions and populations?</w:delText>
              </w:r>
            </w:del>
            <w:ins w:id="89" w:author="Lior Shtram" w:date="2026-08-02T18:39:00Z">
              <w:r>
                <w:t>Include ethnic, religious, political, regional, caste, and socioeconomic violence, as well as violence against vulnerable groups; examine prevention, protection, displacement, enforcement, punishment, and equitable access across regions and populations.</w:t>
              </w:r>
            </w:ins>
          </w:p>
          <w:p w14:paraId="1EF4BF12" w14:textId="77777777" w:rsidR="004529C2" w:rsidRDefault="00000000">
            <w:pPr>
              <w:spacing w:after="0"/>
            </w:pPr>
            <w:r>
              <w:rPr>
                <w:b/>
              </w:rPr>
              <w:t xml:space="preserve">Most relevant evidence: </w:t>
            </w:r>
            <w:r>
              <w:t>Resources • Implementation and operational conduct • Outcomes</w:t>
            </w:r>
          </w:p>
        </w:tc>
      </w:tr>
    </w:tbl>
    <w:p w14:paraId="3B8B926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8F48D2A" w14:textId="77777777">
        <w:trPr>
          <w:cantSplit/>
          <w:jc w:val="center"/>
        </w:trPr>
        <w:tc>
          <w:tcPr>
            <w:tcW w:w="9972" w:type="dxa"/>
            <w:shd w:val="clear" w:color="auto" w:fill="F4F6F8"/>
            <w:tcMar>
              <w:top w:w="130" w:type="dxa"/>
              <w:left w:w="170" w:type="dxa"/>
              <w:bottom w:w="130" w:type="dxa"/>
              <w:right w:w="170" w:type="dxa"/>
            </w:tcMar>
          </w:tcPr>
          <w:p w14:paraId="747B77DD" w14:textId="77777777" w:rsidR="004529C2" w:rsidRDefault="00000000">
            <w:pPr>
              <w:spacing w:after="100"/>
            </w:pPr>
            <w:r>
              <w:rPr>
                <w:b/>
                <w:color w:val="17324D"/>
                <w:sz w:val="22"/>
              </w:rPr>
              <w:t>3B.8 — Safe protest and dissent</w:t>
            </w:r>
          </w:p>
          <w:p w14:paraId="3FB25751" w14:textId="77777777" w:rsidR="004529C2" w:rsidRDefault="00000000">
            <w:r>
              <w:rPr>
                <w:b/>
                <w:color w:val="1B8A89"/>
              </w:rPr>
              <w:t>Core question</w:t>
            </w:r>
            <w:r>
              <w:rPr>
                <w:b/>
                <w:color w:val="1B8A89"/>
              </w:rPr>
              <w:br/>
            </w:r>
            <w:del w:id="90" w:author="Lior Shtram" w:date="2026-08-02T18:39:00Z">
              <w:r>
                <w:delText>Could people protest, dissent, and organize without unlawful retaliation?</w:delText>
              </w:r>
            </w:del>
            <w:ins w:id="91" w:author="Lior Shtram" w:date="2026-08-02T18:39:00Z">
              <w:r>
                <w:t>Could people protest, dissent, organize, and oppose the ruler without violence, detention, disappearance, intimidation, or other serious retaliation?</w:t>
              </w:r>
            </w:ins>
          </w:p>
          <w:p w14:paraId="37CC85D5" w14:textId="77777777" w:rsidR="004529C2" w:rsidRDefault="00000000">
            <w:r>
              <w:rPr>
                <w:b/>
                <w:color w:val="1976A3"/>
              </w:rPr>
              <w:t>What researchers examine</w:t>
            </w:r>
            <w:r>
              <w:rPr>
                <w:b/>
                <w:color w:val="1976A3"/>
              </w:rPr>
              <w:br/>
            </w:r>
            <w:del w:id="92" w:author="Lior Shtram" w:date="2026-08-02T18:39:00Z">
              <w:r>
                <w:delText>Did laws, permit systems, policing orders, and actual enforcement protect peaceful protest, dissent, and organization, with accountability and remedy for retaliation or excessive force?</w:delText>
              </w:r>
            </w:del>
            <w:ins w:id="93" w:author="Lior Shtram" w:date="2026-08-02T18:39:00Z">
              <w:r>
                <w:t>Did laws, permit systems, policing orders, and actual enforcement protect peaceful protest, dissent, organization, and opposition, with accountability and remedy for retaliation or excessive force? Domestic legality does not determine whether retaliation was coercive or abusive.</w:t>
              </w:r>
            </w:ins>
          </w:p>
          <w:p w14:paraId="3C371A31" w14:textId="77777777" w:rsidR="004529C2" w:rsidRDefault="00000000">
            <w:pPr>
              <w:spacing w:after="0"/>
            </w:pPr>
            <w:r>
              <w:rPr>
                <w:b/>
              </w:rPr>
              <w:t xml:space="preserve">Most relevant evidence: </w:t>
            </w:r>
            <w:r>
              <w:t>Formal acts and law • Implementation and operational conduct • Outcomes</w:t>
            </w:r>
          </w:p>
        </w:tc>
      </w:tr>
    </w:tbl>
    <w:p w14:paraId="48D8430C"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891F4CB" w14:textId="77777777">
        <w:trPr>
          <w:cantSplit/>
          <w:jc w:val="center"/>
        </w:trPr>
        <w:tc>
          <w:tcPr>
            <w:tcW w:w="9972" w:type="dxa"/>
            <w:shd w:val="clear" w:color="auto" w:fill="F4F6F8"/>
            <w:tcMar>
              <w:top w:w="130" w:type="dxa"/>
              <w:left w:w="170" w:type="dxa"/>
              <w:bottom w:w="130" w:type="dxa"/>
              <w:right w:w="170" w:type="dxa"/>
            </w:tcMar>
          </w:tcPr>
          <w:p w14:paraId="2B910571" w14:textId="77777777" w:rsidR="004529C2" w:rsidRDefault="00000000">
            <w:pPr>
              <w:spacing w:after="100"/>
            </w:pPr>
            <w:del w:id="94" w:author="Lior Shtram" w:date="2026-08-02T18:39:00Z">
              <w:r>
                <w:rPr>
                  <w:b/>
                  <w:color w:val="17324D"/>
                  <w:sz w:val="22"/>
                </w:rPr>
                <w:lastRenderedPageBreak/>
                <w:delText>3B.9 — Restrained crisis response</w:delText>
              </w:r>
            </w:del>
            <w:ins w:id="95" w:author="Lior Shtram" w:date="2026-08-02T18:39:00Z">
              <w:r>
                <w:rPr>
                  <w:b/>
                  <w:color w:val="17324D"/>
                  <w:sz w:val="22"/>
                </w:rPr>
                <w:t>3B.9 — Serious private and organized violence</w:t>
              </w:r>
            </w:ins>
          </w:p>
          <w:p w14:paraId="758A90F8" w14:textId="77777777" w:rsidR="004529C2" w:rsidRDefault="00000000">
            <w:r>
              <w:rPr>
                <w:b/>
                <w:color w:val="1B8A89"/>
              </w:rPr>
              <w:t>Core question</w:t>
            </w:r>
            <w:r>
              <w:rPr>
                <w:b/>
                <w:color w:val="1B8A89"/>
              </w:rPr>
              <w:br/>
            </w:r>
            <w:del w:id="96" w:author="Lior Shtram" w:date="2026-08-02T18:39:00Z">
              <w:r>
                <w:delText>During domestic crises, did the ruler protect people without collective punishment or spectacle?</w:delText>
              </w:r>
            </w:del>
            <w:ins w:id="97" w:author="Lior Shtram" w:date="2026-08-02T18:39:00Z">
              <w:r>
                <w:t>Did the ruler make ordinary life safer from serious private, criminal, and organized violence?</w:t>
              </w:r>
            </w:ins>
          </w:p>
          <w:p w14:paraId="5FE880E3" w14:textId="77777777" w:rsidR="004529C2" w:rsidRDefault="00000000">
            <w:r>
              <w:rPr>
                <w:b/>
                <w:color w:val="1976A3"/>
              </w:rPr>
              <w:t>What researchers examine</w:t>
            </w:r>
            <w:r>
              <w:rPr>
                <w:b/>
                <w:color w:val="1976A3"/>
              </w:rPr>
              <w:br/>
            </w:r>
            <w:del w:id="98" w:author="Lior Shtram" w:date="2026-08-02T18:39:00Z">
              <w:r>
                <w:delText>During domestic crises, did the ruler issue and implement protective, restrained measures, allocate resources according to exposure, and correct failures rather than use incitement, collective punishment, censorship, or militarized spectacle?</w:delText>
              </w:r>
            </w:del>
            <w:ins w:id="99" w:author="Lior Shtram" w:date="2026-08-02T18:39:00Z">
              <w:r>
                <w:t>Record material trends in homicide, kidnapping, severe sexual violence, extortion, organized crime, and gang or cartel control, together with territorial control and effective protection. A material increase with governmental inaction must be noted, while distinguishing lack of capacity, ineffective action, neglect, deliberate tolerance, and collusion.</w:t>
              </w:r>
            </w:ins>
          </w:p>
          <w:p w14:paraId="75A57BF9" w14:textId="77777777" w:rsidR="004529C2" w:rsidRDefault="00000000">
            <w:pPr>
              <w:spacing w:after="0"/>
            </w:pPr>
            <w:r>
              <w:rPr>
                <w:b/>
              </w:rPr>
              <w:t xml:space="preserve">Most relevant evidence: </w:t>
            </w:r>
            <w:r>
              <w:t>Resources • Implementation and operational conduct • Rhetoric and representations</w:t>
            </w:r>
          </w:p>
        </w:tc>
      </w:tr>
    </w:tbl>
    <w:p w14:paraId="4268FAD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9DA795A" w14:textId="77777777">
        <w:trPr>
          <w:cantSplit/>
          <w:jc w:val="center"/>
        </w:trPr>
        <w:tc>
          <w:tcPr>
            <w:tcW w:w="9972" w:type="dxa"/>
            <w:shd w:val="clear" w:color="auto" w:fill="F4F6F8"/>
            <w:tcMar>
              <w:top w:w="130" w:type="dxa"/>
              <w:left w:w="170" w:type="dxa"/>
              <w:bottom w:w="130" w:type="dxa"/>
              <w:right w:w="170" w:type="dxa"/>
            </w:tcMar>
          </w:tcPr>
          <w:p w14:paraId="506B136B" w14:textId="77777777" w:rsidR="004529C2" w:rsidRDefault="00000000">
            <w:pPr>
              <w:spacing w:after="100"/>
            </w:pPr>
            <w:r>
              <w:rPr>
                <w:b/>
                <w:color w:val="17324D"/>
                <w:sz w:val="22"/>
              </w:rPr>
              <w:t>3B.10 — Lasting domestic safety</w:t>
            </w:r>
          </w:p>
          <w:p w14:paraId="36D4D480" w14:textId="77777777" w:rsidR="004529C2" w:rsidRDefault="00000000">
            <w:r>
              <w:rPr>
                <w:b/>
                <w:color w:val="1B8A89"/>
              </w:rPr>
              <w:t>Core question</w:t>
            </w:r>
            <w:r>
              <w:rPr>
                <w:b/>
                <w:color w:val="1B8A89"/>
              </w:rPr>
              <w:br/>
            </w:r>
            <w:del w:id="100" w:author="Lior Shtram" w:date="2026-08-02T18:39:00Z">
              <w:r>
                <w:delText>Did the ruler leave people safer from state and non-state violence?</w:delText>
              </w:r>
            </w:del>
            <w:ins w:id="101" w:author="Lior Shtram" w:date="2026-08-02T18:39:00Z">
              <w:r>
                <w:t>Did the ruler leave people durably safer from state violence, intimidation, intergroup violence, and serious private or organized violence than before?</w:t>
              </w:r>
            </w:ins>
          </w:p>
          <w:p w14:paraId="1DE90A2B" w14:textId="77777777" w:rsidR="004529C2" w:rsidRDefault="00000000">
            <w:r>
              <w:rPr>
                <w:b/>
                <w:color w:val="1976A3"/>
              </w:rPr>
              <w:t>What researchers examine</w:t>
            </w:r>
            <w:r>
              <w:rPr>
                <w:b/>
                <w:color w:val="1976A3"/>
              </w:rPr>
              <w:br/>
            </w:r>
            <w:del w:id="102" w:author="Lior Shtram" w:date="2026-08-02T18:39:00Z">
              <w:r>
                <w:delText>Did the ruler leave people durably safer from state and non-state violence than inherited, accounting for reporting freedom, population exposure, authority, and external shocks?</w:delText>
              </w:r>
            </w:del>
            <w:ins w:id="103" w:author="Lior Shtram" w:date="2026-08-02T18:39:00Z">
              <w:r>
                <w:t>Synthesize the inherited position and trends in state violence, intimidation, intergroup violence, and serious private or organized violence, accounting for reporting freedom, population exposure, authority, government action or inaction, and external shocks.</w:t>
              </w:r>
            </w:ins>
          </w:p>
          <w:p w14:paraId="1037DB08" w14:textId="77777777" w:rsidR="004529C2" w:rsidRDefault="00000000">
            <w:pPr>
              <w:spacing w:after="0"/>
            </w:pPr>
            <w:r>
              <w:rPr>
                <w:b/>
              </w:rPr>
              <w:t xml:space="preserve">Most relevant evidence: </w:t>
            </w:r>
            <w:r>
              <w:t>Outcomes • Implementation and operational conduct</w:t>
            </w:r>
          </w:p>
        </w:tc>
      </w:tr>
    </w:tbl>
    <w:p w14:paraId="5D6E5B6B" w14:textId="77777777" w:rsidR="004529C2" w:rsidRDefault="004529C2">
      <w:pPr>
        <w:spacing w:after="20"/>
      </w:pPr>
    </w:p>
    <w:p w14:paraId="6DB5FD06" w14:textId="77777777" w:rsidR="004529C2" w:rsidRDefault="00000000">
      <w:r>
        <w:br w:type="page"/>
      </w:r>
    </w:p>
    <w:p w14:paraId="79B8B142" w14:textId="77777777" w:rsidR="004529C2" w:rsidRDefault="00000000">
      <w:pPr>
        <w:pStyle w:val="Eyebrow"/>
      </w:pPr>
      <w:r>
        <w:lastRenderedPageBreak/>
        <w:t>SUBJECT AREA 4 OF 8</w:t>
      </w:r>
    </w:p>
    <w:p w14:paraId="3D752856" w14:textId="77777777" w:rsidR="004529C2" w:rsidRDefault="00000000">
      <w:pPr>
        <w:pStyle w:val="Heading1"/>
      </w:pPr>
      <w:r>
        <w:t>4. Political Freedom vs Authoritarian Rule</w:t>
      </w:r>
    </w:p>
    <w:p w14:paraId="529952B8" w14:textId="77777777" w:rsidR="004529C2" w:rsidRDefault="00000000">
      <w:r>
        <w:t>Whether citizens could choose, challenge, criticize, organize, and replace political power in a meaningful way.</w:t>
      </w:r>
    </w:p>
    <w:p w14:paraId="5F0730C3" w14:textId="77777777" w:rsidR="004529C2" w:rsidRDefault="00000000">
      <w:ins w:id="104" w:author="Lior Shtram" w:date="2026-08-02T18:39:00Z">
        <w:r>
          <w:rPr>
            <w:b/>
          </w:rPr>
          <w:t>Preliminary focus.</w:t>
        </w:r>
        <w:r>
          <w:t xml:space="preserve"> Establish the inherited level and prior direction of political freedom; material changes in voting, expression, media, assembly, association, opposition, and political equality; the principal laws, actions, and incidents; beginning-and-end comparative assessments where available; and ruler attribution. Comparative datasets guide research but do not determine the judgment. A significant decline remains adverse even when formally legal or presented as an emergency.</w:t>
        </w:r>
      </w:ins>
    </w:p>
    <w:tbl>
      <w:tblPr>
        <w:tblW w:w="0" w:type="auto"/>
        <w:jc w:val="center"/>
        <w:tblLook w:val="04A0" w:firstRow="1" w:lastRow="0" w:firstColumn="1" w:lastColumn="0" w:noHBand="0" w:noVBand="1"/>
      </w:tblPr>
      <w:tblGrid>
        <w:gridCol w:w="9972"/>
      </w:tblGrid>
      <w:tr w:rsidR="004529C2" w14:paraId="65985347" w14:textId="77777777">
        <w:trPr>
          <w:cantSplit/>
          <w:jc w:val="center"/>
        </w:trPr>
        <w:tc>
          <w:tcPr>
            <w:tcW w:w="9972" w:type="dxa"/>
            <w:shd w:val="clear" w:color="auto" w:fill="F4F6F8"/>
            <w:tcMar>
              <w:top w:w="130" w:type="dxa"/>
              <w:left w:w="170" w:type="dxa"/>
              <w:bottom w:w="130" w:type="dxa"/>
              <w:right w:w="170" w:type="dxa"/>
            </w:tcMar>
          </w:tcPr>
          <w:p w14:paraId="31E69377" w14:textId="77777777" w:rsidR="004529C2" w:rsidRDefault="00000000">
            <w:pPr>
              <w:spacing w:after="100"/>
            </w:pPr>
            <w:r>
              <w:rPr>
                <w:b/>
                <w:color w:val="17324D"/>
                <w:sz w:val="22"/>
              </w:rPr>
              <w:t>4B.1 — Genuine electoral choice</w:t>
            </w:r>
          </w:p>
          <w:p w14:paraId="75B401E9" w14:textId="77777777" w:rsidR="004529C2" w:rsidRDefault="00000000">
            <w:r>
              <w:rPr>
                <w:b/>
                <w:color w:val="1B8A89"/>
              </w:rPr>
              <w:t>Core question</w:t>
            </w:r>
            <w:r>
              <w:rPr>
                <w:b/>
                <w:color w:val="1B8A89"/>
              </w:rPr>
              <w:br/>
            </w:r>
            <w:del w:id="105" w:author="Lior Shtram" w:date="2026-08-02T18:39:00Z">
              <w:r>
                <w:delText>Did the ruler support elections in which they could truly lose?</w:delText>
              </w:r>
            </w:del>
            <w:ins w:id="106" w:author="Lior Shtram" w:date="2026-08-02T18:39:00Z">
              <w:r>
                <w:t>Did genuine electoral choice and the ability to vote freely increase or decrease during the ruler’s tenure?</w:t>
              </w:r>
            </w:ins>
          </w:p>
          <w:p w14:paraId="15BA4501" w14:textId="77777777" w:rsidR="004529C2" w:rsidRDefault="00000000">
            <w:r>
              <w:rPr>
                <w:b/>
                <w:color w:val="1976A3"/>
              </w:rPr>
              <w:t>What researchers examine</w:t>
            </w:r>
            <w:r>
              <w:rPr>
                <w:b/>
                <w:color w:val="1976A3"/>
              </w:rPr>
              <w:br/>
            </w:r>
            <w:del w:id="107" w:author="Lior Shtram" w:date="2026-08-02T18:39:00Z">
              <w:r>
                <w:delText>Did the ruler support and implement electoral and constitutional laws, funding, and administration that made power genuinely contestable, and accept verified opposition victories?</w:delText>
              </w:r>
            </w:del>
            <w:ins w:id="108" w:author="Lior Shtram" w:date="2026-08-02T18:39:00Z">
              <w:r>
                <w:t>Examine changes in voter eligibility, registration, intimidation, competition, electoral administration, and acceptance of verified results, together with the ruler’s relevant laws, resources, and conduct.</w:t>
              </w:r>
            </w:ins>
          </w:p>
          <w:p w14:paraId="25F5E67F" w14:textId="77777777" w:rsidR="004529C2" w:rsidRDefault="00000000">
            <w:pPr>
              <w:spacing w:after="0"/>
            </w:pPr>
            <w:r>
              <w:rPr>
                <w:b/>
              </w:rPr>
              <w:t xml:space="preserve">Most relevant evidence: </w:t>
            </w:r>
            <w:r>
              <w:t>Formal acts and law • Implementation and operational conduct • Outcomes</w:t>
            </w:r>
          </w:p>
        </w:tc>
      </w:tr>
    </w:tbl>
    <w:p w14:paraId="1FBFAD0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3879C81" w14:textId="77777777">
        <w:trPr>
          <w:cantSplit/>
          <w:jc w:val="center"/>
        </w:trPr>
        <w:tc>
          <w:tcPr>
            <w:tcW w:w="9972" w:type="dxa"/>
            <w:shd w:val="clear" w:color="auto" w:fill="F4F6F8"/>
            <w:tcMar>
              <w:top w:w="130" w:type="dxa"/>
              <w:left w:w="170" w:type="dxa"/>
              <w:bottom w:w="130" w:type="dxa"/>
              <w:right w:w="170" w:type="dxa"/>
            </w:tcMar>
          </w:tcPr>
          <w:p w14:paraId="175D9E0B" w14:textId="77777777" w:rsidR="004529C2" w:rsidRDefault="00000000">
            <w:pPr>
              <w:spacing w:after="100"/>
            </w:pPr>
            <w:r>
              <w:rPr>
                <w:b/>
                <w:color w:val="17324D"/>
                <w:sz w:val="22"/>
              </w:rPr>
              <w:t>4B.2 — No entrenchment of power</w:t>
            </w:r>
          </w:p>
          <w:p w14:paraId="7D84BDD2" w14:textId="77777777" w:rsidR="004529C2" w:rsidRDefault="00000000">
            <w:r>
              <w:rPr>
                <w:b/>
                <w:color w:val="1B8A89"/>
              </w:rPr>
              <w:t>Core question</w:t>
            </w:r>
            <w:r>
              <w:rPr>
                <w:b/>
                <w:color w:val="1B8A89"/>
              </w:rPr>
              <w:br/>
            </w:r>
            <w:r>
              <w:t>Did the ruler avoid changing or abusing institutions to stay in power?</w:t>
            </w:r>
          </w:p>
          <w:p w14:paraId="68731979" w14:textId="77777777" w:rsidR="004529C2" w:rsidRDefault="00000000">
            <w:r>
              <w:rPr>
                <w:b/>
                <w:color w:val="1976A3"/>
              </w:rPr>
              <w:t>What researchers examine</w:t>
            </w:r>
            <w:r>
              <w:rPr>
                <w:b/>
                <w:color w:val="1976A3"/>
              </w:rPr>
              <w:br/>
            </w:r>
            <w:r>
              <w:t>Did the ruler refrain from proposing, signing, decreeing, manipulating, or obstructing laws, courts, election administration, security forces, media, or public resources to entrench personal or party power?</w:t>
            </w:r>
          </w:p>
          <w:p w14:paraId="22A51E49" w14:textId="77777777" w:rsidR="004529C2" w:rsidRDefault="00000000">
            <w:pPr>
              <w:spacing w:after="0"/>
            </w:pPr>
            <w:r>
              <w:rPr>
                <w:b/>
              </w:rPr>
              <w:t xml:space="preserve">Most relevant evidence: </w:t>
            </w:r>
            <w:r>
              <w:t>Formal acts and law • Resources • Implementation and operational conduct</w:t>
            </w:r>
          </w:p>
        </w:tc>
      </w:tr>
    </w:tbl>
    <w:p w14:paraId="748BCD5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AAF184C" w14:textId="77777777">
        <w:trPr>
          <w:cantSplit/>
          <w:jc w:val="center"/>
        </w:trPr>
        <w:tc>
          <w:tcPr>
            <w:tcW w:w="9972" w:type="dxa"/>
            <w:shd w:val="clear" w:color="auto" w:fill="F4F6F8"/>
            <w:tcMar>
              <w:top w:w="130" w:type="dxa"/>
              <w:left w:w="170" w:type="dxa"/>
              <w:bottom w:w="130" w:type="dxa"/>
              <w:right w:w="170" w:type="dxa"/>
            </w:tcMar>
          </w:tcPr>
          <w:p w14:paraId="32525415" w14:textId="77777777" w:rsidR="004529C2" w:rsidRDefault="00000000">
            <w:pPr>
              <w:spacing w:after="100"/>
            </w:pPr>
            <w:r>
              <w:rPr>
                <w:b/>
                <w:color w:val="17324D"/>
                <w:sz w:val="22"/>
              </w:rPr>
              <w:lastRenderedPageBreak/>
              <w:t>4B.3 — Opposition and civic freedom</w:t>
            </w:r>
          </w:p>
          <w:p w14:paraId="1B7087AB" w14:textId="77777777" w:rsidR="004529C2" w:rsidRDefault="00000000">
            <w:r>
              <w:rPr>
                <w:b/>
                <w:color w:val="1B8A89"/>
              </w:rPr>
              <w:t>Core question</w:t>
            </w:r>
            <w:r>
              <w:rPr>
                <w:b/>
                <w:color w:val="1B8A89"/>
              </w:rPr>
              <w:br/>
            </w:r>
            <w:del w:id="109" w:author="Lior Shtram" w:date="2026-08-02T18:39:00Z">
              <w:r>
                <w:delText>Could opponents, journalists, protesters, and civic groups criticize the ruler safely?</w:delText>
              </w:r>
            </w:del>
            <w:ins w:id="110" w:author="Lior Shtram" w:date="2026-08-02T18:39:00Z">
              <w:r>
                <w:t>Did people’s freedom to criticize, assemble, protest, associate, and organize political opposition increase or decrease during the ruler’s tenure?</w:t>
              </w:r>
            </w:ins>
          </w:p>
          <w:p w14:paraId="47115D06" w14:textId="77777777" w:rsidR="004529C2" w:rsidRDefault="00000000">
            <w:r>
              <w:rPr>
                <w:b/>
                <w:color w:val="1976A3"/>
              </w:rPr>
              <w:t>What researchers examine</w:t>
            </w:r>
            <w:r>
              <w:rPr>
                <w:b/>
                <w:color w:val="1976A3"/>
              </w:rPr>
              <w:br/>
            </w:r>
            <w:del w:id="111" w:author="Lior Shtram" w:date="2026-08-02T18:39:00Z">
              <w:r>
                <w:delText>Did the ruler protect in law and practice opposition, criticism, satire, investigative journalism, protest, association, and civil-society monitoring, and remedy violations?</w:delText>
              </w:r>
            </w:del>
            <w:ins w:id="112" w:author="Lior Shtram" w:date="2026-08-02T18:39:00Z">
              <w:r>
                <w:t>Examine changes in law and practice affecting opposition, criticism, satire, protest, assembly, association, and civil-society monitoring, and whether violations were corrected and remedied.</w:t>
              </w:r>
            </w:ins>
          </w:p>
          <w:p w14:paraId="002A87F9" w14:textId="77777777" w:rsidR="004529C2" w:rsidRDefault="00000000">
            <w:pPr>
              <w:spacing w:after="0"/>
            </w:pPr>
            <w:r>
              <w:rPr>
                <w:b/>
              </w:rPr>
              <w:t xml:space="preserve">Most relevant evidence: </w:t>
            </w:r>
            <w:r>
              <w:t>Formal acts and law • Implementation and operational conduct • Outcomes</w:t>
            </w:r>
          </w:p>
        </w:tc>
      </w:tr>
    </w:tbl>
    <w:p w14:paraId="2A44085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45B305F" w14:textId="77777777">
        <w:trPr>
          <w:cantSplit/>
          <w:jc w:val="center"/>
        </w:trPr>
        <w:tc>
          <w:tcPr>
            <w:tcW w:w="9972" w:type="dxa"/>
            <w:shd w:val="clear" w:color="auto" w:fill="F4F6F8"/>
            <w:tcMar>
              <w:top w:w="130" w:type="dxa"/>
              <w:left w:w="170" w:type="dxa"/>
              <w:bottom w:w="130" w:type="dxa"/>
              <w:right w:w="170" w:type="dxa"/>
            </w:tcMar>
          </w:tcPr>
          <w:p w14:paraId="0F007C2C" w14:textId="77777777" w:rsidR="004529C2" w:rsidRDefault="00000000">
            <w:pPr>
              <w:spacing w:after="100"/>
            </w:pPr>
            <w:r>
              <w:rPr>
                <w:b/>
                <w:color w:val="17324D"/>
                <w:sz w:val="22"/>
              </w:rPr>
              <w:t>4B.4 — Independent checks on power</w:t>
            </w:r>
          </w:p>
          <w:p w14:paraId="20A86EEA" w14:textId="77777777" w:rsidR="004529C2" w:rsidRDefault="00000000">
            <w:r>
              <w:rPr>
                <w:b/>
                <w:color w:val="1B8A89"/>
              </w:rPr>
              <w:t>Core question</w:t>
            </w:r>
            <w:r>
              <w:rPr>
                <w:b/>
                <w:color w:val="1B8A89"/>
              </w:rPr>
              <w:br/>
            </w:r>
            <w:r>
              <w:t>Did courts, legislatures, auditors, and other institutions remain able to constrain the ruler?</w:t>
            </w:r>
          </w:p>
          <w:p w14:paraId="78B3D30F" w14:textId="77777777" w:rsidR="004529C2" w:rsidRDefault="00000000">
            <w:r>
              <w:rPr>
                <w:b/>
                <w:color w:val="1976A3"/>
              </w:rPr>
              <w:t>What researchers examine</w:t>
            </w:r>
            <w:r>
              <w:rPr>
                <w:b/>
                <w:color w:val="1976A3"/>
              </w:rPr>
              <w:br/>
            </w:r>
            <w:r>
              <w:t>Did the ruler protect the jurisdiction, appointment independence, tenure, funding, and decisions of courts, legislatures, election bodies, auditors, and local governments even when they constrained the ruler?</w:t>
            </w:r>
          </w:p>
          <w:p w14:paraId="25B4CE4D" w14:textId="77777777" w:rsidR="004529C2" w:rsidRDefault="00000000">
            <w:pPr>
              <w:spacing w:after="0"/>
            </w:pPr>
            <w:r>
              <w:rPr>
                <w:b/>
              </w:rPr>
              <w:t xml:space="preserve">Most relevant evidence: </w:t>
            </w:r>
            <w:r>
              <w:t>Formal acts and law • Personnel • Implementation and operational conduct</w:t>
            </w:r>
          </w:p>
        </w:tc>
      </w:tr>
    </w:tbl>
    <w:p w14:paraId="595B828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C8E1A1A" w14:textId="77777777">
        <w:trPr>
          <w:cantSplit/>
          <w:jc w:val="center"/>
        </w:trPr>
        <w:tc>
          <w:tcPr>
            <w:tcW w:w="9972" w:type="dxa"/>
            <w:shd w:val="clear" w:color="auto" w:fill="F4F6F8"/>
            <w:tcMar>
              <w:top w:w="130" w:type="dxa"/>
              <w:left w:w="170" w:type="dxa"/>
              <w:bottom w:w="130" w:type="dxa"/>
              <w:right w:w="170" w:type="dxa"/>
            </w:tcMar>
          </w:tcPr>
          <w:p w14:paraId="26AB62F7" w14:textId="77777777" w:rsidR="004529C2" w:rsidRDefault="00000000">
            <w:pPr>
              <w:spacing w:after="100"/>
            </w:pPr>
            <w:r>
              <w:rPr>
                <w:b/>
                <w:color w:val="17324D"/>
                <w:sz w:val="22"/>
              </w:rPr>
              <w:t>4B.5 — Politically neutral institutions</w:t>
            </w:r>
          </w:p>
          <w:p w14:paraId="1800631E" w14:textId="77777777" w:rsidR="004529C2" w:rsidRDefault="00000000">
            <w:r>
              <w:rPr>
                <w:b/>
                <w:color w:val="1B8A89"/>
              </w:rPr>
              <w:t>Core question</w:t>
            </w:r>
            <w:r>
              <w:rPr>
                <w:b/>
                <w:color w:val="1B8A89"/>
              </w:rPr>
              <w:br/>
            </w:r>
            <w:r>
              <w:t>Did the ruler avoid filling neutral institutions with loyalists and political pressure?</w:t>
            </w:r>
          </w:p>
          <w:p w14:paraId="61E73104" w14:textId="77777777" w:rsidR="004529C2" w:rsidRDefault="00000000">
            <w:r>
              <w:rPr>
                <w:b/>
                <w:color w:val="1976A3"/>
              </w:rPr>
              <w:t>What researchers examine</w:t>
            </w:r>
            <w:r>
              <w:rPr>
                <w:b/>
                <w:color w:val="1976A3"/>
              </w:rPr>
              <w:br/>
            </w:r>
            <w:r>
              <w:t>Did appointments, dismissals, civil-service rules, and administrative practice preserve politically neutral institutions rather than impose loyalty tests, party capture, intimidation, or a personality cult?</w:t>
            </w:r>
          </w:p>
          <w:p w14:paraId="7D504C5A" w14:textId="77777777" w:rsidR="004529C2" w:rsidRDefault="00000000">
            <w:pPr>
              <w:spacing w:after="0"/>
            </w:pPr>
            <w:r>
              <w:rPr>
                <w:b/>
              </w:rPr>
              <w:t xml:space="preserve">Most relevant evidence: </w:t>
            </w:r>
            <w:r>
              <w:t>Personnel • Formal acts and law • Implementation and operational conduct</w:t>
            </w:r>
          </w:p>
        </w:tc>
      </w:tr>
    </w:tbl>
    <w:p w14:paraId="428BFF3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B1E9C16" w14:textId="77777777">
        <w:trPr>
          <w:cantSplit/>
          <w:jc w:val="center"/>
        </w:trPr>
        <w:tc>
          <w:tcPr>
            <w:tcW w:w="9972" w:type="dxa"/>
            <w:shd w:val="clear" w:color="auto" w:fill="F4F6F8"/>
            <w:tcMar>
              <w:top w:w="130" w:type="dxa"/>
              <w:left w:w="170" w:type="dxa"/>
              <w:bottom w:w="130" w:type="dxa"/>
              <w:right w:w="170" w:type="dxa"/>
            </w:tcMar>
          </w:tcPr>
          <w:p w14:paraId="0FCB6596" w14:textId="77777777" w:rsidR="004529C2" w:rsidRDefault="00000000">
            <w:pPr>
              <w:spacing w:after="100"/>
            </w:pPr>
            <w:r>
              <w:rPr>
                <w:b/>
                <w:color w:val="17324D"/>
                <w:sz w:val="22"/>
              </w:rPr>
              <w:t>4B.6 — Independent information and media</w:t>
            </w:r>
          </w:p>
          <w:p w14:paraId="0904D53B" w14:textId="77777777" w:rsidR="004529C2" w:rsidRDefault="00000000">
            <w:r>
              <w:rPr>
                <w:b/>
                <w:color w:val="1B8A89"/>
              </w:rPr>
              <w:t>Core question</w:t>
            </w:r>
            <w:r>
              <w:rPr>
                <w:b/>
                <w:color w:val="1B8A89"/>
              </w:rPr>
              <w:br/>
            </w:r>
            <w:del w:id="113" w:author="Lior Shtram" w:date="2026-08-02T18:39:00Z">
              <w:r>
                <w:delText>Could people receive independent information rather than censorship and propaganda?</w:delText>
              </w:r>
            </w:del>
            <w:ins w:id="114" w:author="Lior Shtram" w:date="2026-08-02T18:39:00Z">
              <w:r>
                <w:t>Did freedom of expression, independent media, and access to uncensored information increase or decrease during the ruler’s tenure?</w:t>
              </w:r>
            </w:ins>
          </w:p>
          <w:p w14:paraId="1974F295" w14:textId="77777777" w:rsidR="004529C2" w:rsidRDefault="00000000">
            <w:r>
              <w:rPr>
                <w:b/>
                <w:color w:val="1976A3"/>
              </w:rPr>
              <w:t>What researchers examine</w:t>
            </w:r>
            <w:r>
              <w:rPr>
                <w:b/>
                <w:color w:val="1976A3"/>
              </w:rPr>
              <w:br/>
            </w:r>
            <w:del w:id="115" w:author="Lior Shtram" w:date="2026-08-02T18:39:00Z">
              <w:r>
                <w:delText>Did the ruler support and enforce media, information-access, ownership, and licensing rules that enabled independent information rather than censorship, propaganda, disinformation, or pressure?</w:delText>
              </w:r>
            </w:del>
            <w:ins w:id="116" w:author="Lior Shtram" w:date="2026-08-02T18:39:00Z">
              <w:r>
                <w:t>Examine changes in media, information-access, ownership, and licensing rules and in actual censorship, propaganda, disinformation, pressure, and access to independent information.</w:t>
              </w:r>
            </w:ins>
          </w:p>
          <w:p w14:paraId="368AEFCF" w14:textId="77777777" w:rsidR="004529C2" w:rsidRDefault="00000000">
            <w:pPr>
              <w:spacing w:after="0"/>
            </w:pPr>
            <w:r>
              <w:rPr>
                <w:b/>
              </w:rPr>
              <w:t xml:space="preserve">Most relevant evidence: </w:t>
            </w:r>
            <w:r>
              <w:t>Formal acts and law • Implementation and operational conduct • Outcomes</w:t>
            </w:r>
          </w:p>
        </w:tc>
      </w:tr>
    </w:tbl>
    <w:p w14:paraId="3056C13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EC9DF7" w14:textId="77777777">
        <w:trPr>
          <w:cantSplit/>
          <w:jc w:val="center"/>
        </w:trPr>
        <w:tc>
          <w:tcPr>
            <w:tcW w:w="9972" w:type="dxa"/>
            <w:shd w:val="clear" w:color="auto" w:fill="F4F6F8"/>
            <w:tcMar>
              <w:top w:w="130" w:type="dxa"/>
              <w:left w:w="170" w:type="dxa"/>
              <w:bottom w:w="130" w:type="dxa"/>
              <w:right w:w="170" w:type="dxa"/>
            </w:tcMar>
          </w:tcPr>
          <w:p w14:paraId="0B3E86C4" w14:textId="77777777" w:rsidR="004529C2" w:rsidRDefault="00000000">
            <w:pPr>
              <w:spacing w:after="100"/>
            </w:pPr>
            <w:r>
              <w:rPr>
                <w:b/>
                <w:color w:val="17324D"/>
                <w:sz w:val="22"/>
              </w:rPr>
              <w:t>4B.7 — Equal political rights</w:t>
            </w:r>
          </w:p>
          <w:p w14:paraId="78C4BA62" w14:textId="77777777" w:rsidR="004529C2" w:rsidRDefault="00000000">
            <w:r>
              <w:rPr>
                <w:b/>
                <w:color w:val="1B8A89"/>
              </w:rPr>
              <w:t>Core question</w:t>
            </w:r>
            <w:r>
              <w:rPr>
                <w:b/>
                <w:color w:val="1B8A89"/>
              </w:rPr>
              <w:br/>
            </w:r>
            <w:r>
              <w:t>Did all groups have equal political rights and access?</w:t>
            </w:r>
          </w:p>
          <w:p w14:paraId="2E2F2FBF" w14:textId="77777777" w:rsidR="004529C2" w:rsidRDefault="00000000">
            <w:r>
              <w:rPr>
                <w:b/>
                <w:color w:val="1976A3"/>
              </w:rPr>
              <w:t>What researchers examine</w:t>
            </w:r>
            <w:r>
              <w:rPr>
                <w:b/>
                <w:color w:val="1976A3"/>
              </w:rPr>
              <w:br/>
            </w:r>
            <w:r>
              <w:t>Did the ruler enact and enforce equal political rights and access for minorities, women, excluded groups, opposition regions, and unpopular viewpoints?</w:t>
            </w:r>
          </w:p>
          <w:p w14:paraId="63478CAC" w14:textId="77777777" w:rsidR="004529C2" w:rsidRDefault="00000000">
            <w:pPr>
              <w:spacing w:after="0"/>
            </w:pPr>
            <w:r>
              <w:rPr>
                <w:b/>
              </w:rPr>
              <w:t xml:space="preserve">Most relevant evidence: </w:t>
            </w:r>
            <w:r>
              <w:t>Formal acts and law • Implementation and operational conduct • Outcomes</w:t>
            </w:r>
          </w:p>
        </w:tc>
      </w:tr>
    </w:tbl>
    <w:p w14:paraId="7274F3C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C72A1B4" w14:textId="77777777">
        <w:trPr>
          <w:cantSplit/>
          <w:jc w:val="center"/>
        </w:trPr>
        <w:tc>
          <w:tcPr>
            <w:tcW w:w="9972" w:type="dxa"/>
            <w:shd w:val="clear" w:color="auto" w:fill="F4F6F8"/>
            <w:tcMar>
              <w:top w:w="130" w:type="dxa"/>
              <w:left w:w="170" w:type="dxa"/>
              <w:bottom w:w="130" w:type="dxa"/>
              <w:right w:w="170" w:type="dxa"/>
            </w:tcMar>
          </w:tcPr>
          <w:p w14:paraId="0BB829F4" w14:textId="77777777" w:rsidR="004529C2" w:rsidRDefault="00000000">
            <w:pPr>
              <w:spacing w:after="100"/>
            </w:pPr>
            <w:r>
              <w:rPr>
                <w:b/>
                <w:color w:val="17324D"/>
                <w:sz w:val="22"/>
              </w:rPr>
              <w:t>4B.8 — Term limits and transfer</w:t>
            </w:r>
          </w:p>
          <w:p w14:paraId="332E2C44" w14:textId="77777777" w:rsidR="004529C2" w:rsidRDefault="00000000">
            <w:r>
              <w:rPr>
                <w:b/>
                <w:color w:val="1B8A89"/>
              </w:rPr>
              <w:t>Core question</w:t>
            </w:r>
            <w:r>
              <w:rPr>
                <w:b/>
                <w:color w:val="1B8A89"/>
              </w:rPr>
              <w:br/>
            </w:r>
            <w:r>
              <w:t>Did the ruler respect succession rules and peaceful transfer of power?</w:t>
            </w:r>
          </w:p>
          <w:p w14:paraId="0D64F024" w14:textId="77777777" w:rsidR="004529C2" w:rsidRDefault="00000000">
            <w:r>
              <w:rPr>
                <w:b/>
                <w:color w:val="1976A3"/>
              </w:rPr>
              <w:t>What researchers examine</w:t>
            </w:r>
            <w:r>
              <w:rPr>
                <w:b/>
                <w:color w:val="1976A3"/>
              </w:rPr>
              <w:br/>
            </w:r>
            <w:del w:id="117" w:author="Lior Shtram" w:date="2026-08-02T18:39:00Z">
              <w:r>
                <w:delText>Did the ruler preserve and comply with term limits, succession rules, coalition commitments, and constitutional transfer rather than amend, evade, or obstruct them for continued power?</w:delText>
              </w:r>
            </w:del>
            <w:ins w:id="118" w:author="Lior Shtram" w:date="2026-08-02T18:39:00Z">
              <w:r>
                <w:t>Did the ruler preserve and comply with term limits, succession rules, coalition commitments, and constitutional transfer rather than amend, evade, or obstruct them for continued power? Formal legality, public debate, or claims of emergency, stability, or national necessity create no presumption of legitimacy; assess the practical effect on succession, competition, institutional independence, coercion, and state resources.</w:t>
              </w:r>
            </w:ins>
          </w:p>
          <w:p w14:paraId="745D5AD5" w14:textId="77777777" w:rsidR="004529C2" w:rsidRDefault="00000000">
            <w:pPr>
              <w:spacing w:after="0"/>
            </w:pPr>
            <w:r>
              <w:rPr>
                <w:b/>
              </w:rPr>
              <w:t xml:space="preserve">Most relevant evidence: </w:t>
            </w:r>
            <w:r>
              <w:t>Formal acts and law • Implementation and operational conduct • Outcomes</w:t>
            </w:r>
          </w:p>
        </w:tc>
      </w:tr>
    </w:tbl>
    <w:p w14:paraId="14B247B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EEBC45E" w14:textId="77777777">
        <w:trPr>
          <w:cantSplit/>
          <w:jc w:val="center"/>
        </w:trPr>
        <w:tc>
          <w:tcPr>
            <w:tcW w:w="9972" w:type="dxa"/>
            <w:shd w:val="clear" w:color="auto" w:fill="F4F6F8"/>
            <w:tcMar>
              <w:top w:w="130" w:type="dxa"/>
              <w:left w:w="170" w:type="dxa"/>
              <w:bottom w:w="130" w:type="dxa"/>
              <w:right w:w="170" w:type="dxa"/>
            </w:tcMar>
          </w:tcPr>
          <w:p w14:paraId="167507DA" w14:textId="77777777" w:rsidR="004529C2" w:rsidRDefault="00000000">
            <w:pPr>
              <w:spacing w:after="100"/>
            </w:pPr>
            <w:r>
              <w:rPr>
                <w:b/>
                <w:color w:val="17324D"/>
                <w:sz w:val="22"/>
              </w:rPr>
              <w:t>4B.9 — Digital freedom and surveillance</w:t>
            </w:r>
          </w:p>
          <w:p w14:paraId="22BAF2AA" w14:textId="77777777" w:rsidR="004529C2" w:rsidRDefault="00000000">
            <w:r>
              <w:rPr>
                <w:b/>
                <w:color w:val="1B8A89"/>
              </w:rPr>
              <w:t>Core question</w:t>
            </w:r>
            <w:r>
              <w:rPr>
                <w:b/>
                <w:color w:val="1B8A89"/>
              </w:rPr>
              <w:br/>
            </w:r>
            <w:r>
              <w:t>Did the ruler avoid using surveillance and digital controls to suppress politics?</w:t>
            </w:r>
          </w:p>
          <w:p w14:paraId="78FC2DA2" w14:textId="77777777" w:rsidR="004529C2" w:rsidRDefault="00000000">
            <w:r>
              <w:rPr>
                <w:b/>
                <w:color w:val="1976A3"/>
              </w:rPr>
              <w:t>What researchers examine</w:t>
            </w:r>
            <w:r>
              <w:rPr>
                <w:b/>
                <w:color w:val="1976A3"/>
              </w:rPr>
              <w:br/>
            </w:r>
            <w:r>
              <w:t>Did the ruler narrowly authorize, transparently procure, and lawfully oversee surveillance and digital controls, or use law, shutdowns, and administrative harassment to suppress political freedom?</w:t>
            </w:r>
          </w:p>
          <w:p w14:paraId="7D6FA3CC" w14:textId="77777777" w:rsidR="004529C2" w:rsidRDefault="00000000">
            <w:pPr>
              <w:spacing w:after="0"/>
            </w:pPr>
            <w:r>
              <w:rPr>
                <w:b/>
              </w:rPr>
              <w:t xml:space="preserve">Most relevant evidence: </w:t>
            </w:r>
            <w:r>
              <w:t>Formal acts and law • Implementation and operational conduct • Outcomes</w:t>
            </w:r>
          </w:p>
        </w:tc>
      </w:tr>
    </w:tbl>
    <w:p w14:paraId="75D91C5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80769D8" w14:textId="77777777">
        <w:trPr>
          <w:cantSplit/>
          <w:jc w:val="center"/>
        </w:trPr>
        <w:tc>
          <w:tcPr>
            <w:tcW w:w="9972" w:type="dxa"/>
            <w:shd w:val="clear" w:color="auto" w:fill="F4F6F8"/>
            <w:tcMar>
              <w:top w:w="130" w:type="dxa"/>
              <w:left w:w="170" w:type="dxa"/>
              <w:bottom w:w="130" w:type="dxa"/>
              <w:right w:w="170" w:type="dxa"/>
            </w:tcMar>
          </w:tcPr>
          <w:p w14:paraId="25213FC6" w14:textId="77777777" w:rsidR="004529C2" w:rsidRDefault="00000000">
            <w:pPr>
              <w:spacing w:after="100"/>
            </w:pPr>
            <w:r>
              <w:rPr>
                <w:b/>
                <w:color w:val="17324D"/>
                <w:sz w:val="22"/>
              </w:rPr>
              <w:lastRenderedPageBreak/>
              <w:t>4B.10 — Lasting democratic resilience</w:t>
            </w:r>
          </w:p>
          <w:p w14:paraId="079866AD" w14:textId="77777777" w:rsidR="004529C2" w:rsidRDefault="00000000">
            <w:r>
              <w:rPr>
                <w:b/>
                <w:color w:val="1B8A89"/>
              </w:rPr>
              <w:t>Core question</w:t>
            </w:r>
            <w:r>
              <w:rPr>
                <w:b/>
                <w:color w:val="1B8A89"/>
              </w:rPr>
              <w:br/>
            </w:r>
            <w:del w:id="119" w:author="Lior Shtram" w:date="2026-08-02T18:39:00Z">
              <w:r>
                <w:delText>Did the ruler leave political freedom and democracy stronger?</w:delText>
              </w:r>
            </w:del>
            <w:ins w:id="120" w:author="Lior Shtram" w:date="2026-08-02T18:39:00Z">
              <w:r>
                <w:t>Did the ruler leave political freedom and democracy durably stronger or weaker, both overall and in the specific political freedoms examined above?</w:t>
              </w:r>
            </w:ins>
          </w:p>
          <w:p w14:paraId="7CA7A2DB" w14:textId="77777777" w:rsidR="004529C2" w:rsidRDefault="00000000">
            <w:r>
              <w:rPr>
                <w:b/>
                <w:color w:val="1976A3"/>
              </w:rPr>
              <w:t>What researchers examine</w:t>
            </w:r>
            <w:r>
              <w:rPr>
                <w:b/>
                <w:color w:val="1976A3"/>
              </w:rPr>
              <w:br/>
            </w:r>
            <w:del w:id="121" w:author="Lior Shtram" w:date="2026-08-02T18:39:00Z">
              <w:r>
                <w:delText>Did the ruler leave political freedom and democratic resilience durably stronger than inherited through enacted, implemented, and independently reviewable institutions, accounting for correction and constraints?</w:delText>
              </w:r>
            </w:del>
            <w:ins w:id="122" w:author="Lior Shtram" w:date="2026-08-02T18:39:00Z">
              <w:r>
                <w:t>Assess durable change from the inherited position through enacted, implemented, and independently reviewable institutions, including voting, expression, media, assembly, association, opposition, and political equality, while accounting for correction and constraints.</w:t>
              </w:r>
            </w:ins>
          </w:p>
          <w:p w14:paraId="461FAB9C" w14:textId="77777777" w:rsidR="004529C2" w:rsidRDefault="00000000">
            <w:pPr>
              <w:spacing w:after="0"/>
            </w:pPr>
            <w:r>
              <w:rPr>
                <w:b/>
              </w:rPr>
              <w:t xml:space="preserve">Most relevant evidence: </w:t>
            </w:r>
            <w:r>
              <w:t>Outcomes • Formal acts and law • Implementation and operational conduct</w:t>
            </w:r>
          </w:p>
        </w:tc>
      </w:tr>
    </w:tbl>
    <w:p w14:paraId="5F746C11" w14:textId="77777777" w:rsidR="004529C2" w:rsidRDefault="004529C2">
      <w:pPr>
        <w:spacing w:after="20"/>
      </w:pPr>
    </w:p>
    <w:p w14:paraId="1062B7E6" w14:textId="77777777" w:rsidR="004529C2" w:rsidRDefault="00000000">
      <w:r>
        <w:br w:type="page"/>
      </w:r>
    </w:p>
    <w:p w14:paraId="36359F5D" w14:textId="77777777" w:rsidR="004529C2" w:rsidRDefault="00000000">
      <w:pPr>
        <w:pStyle w:val="Eyebrow"/>
      </w:pPr>
      <w:r>
        <w:lastRenderedPageBreak/>
        <w:t>SUBJECT AREA 5 OF 8</w:t>
      </w:r>
    </w:p>
    <w:p w14:paraId="422F7E17" w14:textId="77777777" w:rsidR="004529C2" w:rsidRDefault="00000000">
      <w:pPr>
        <w:pStyle w:val="Heading1"/>
      </w:pPr>
      <w:r>
        <w:t>5. Economic Well-Being and Prosperity</w:t>
      </w:r>
    </w:p>
    <w:p w14:paraId="330500E3" w14:textId="1BA97C1B" w:rsidR="004529C2" w:rsidRDefault="00000000" w:rsidP="00FD1BA6">
      <w:r>
        <w:t xml:space="preserve">Whether economic policy </w:t>
      </w:r>
      <w:del w:id="123" w:author="Lior Shtram" w:date="2026-08-10T11:04:00Z" w16du:dateUtc="2026-08-10T09:04:00Z">
        <w:r w:rsidDel="00FD1BA6">
          <w:delText xml:space="preserve">created </w:delText>
        </w:r>
      </w:del>
      <w:ins w:id="124" w:author="Lior Shtram" w:date="2026-08-10T11:04:00Z" w16du:dateUtc="2026-08-10T09:04:00Z">
        <w:r w:rsidR="00FD1BA6">
          <w:t xml:space="preserve">increased </w:t>
        </w:r>
      </w:ins>
      <w:r>
        <w:t>broad, durable prosperity</w:t>
      </w:r>
      <w:ins w:id="125" w:author="Lior Shtram" w:date="2026-08-10T11:04:00Z" w16du:dateUtc="2026-08-10T09:04:00Z">
        <w:r w:rsidR="00FD1BA6">
          <w:t xml:space="preserve"> or reduced it.</w:t>
        </w:r>
      </w:ins>
      <w:r>
        <w:t xml:space="preserve"> </w:t>
      </w:r>
      <w:del w:id="126" w:author="Lior Shtram" w:date="2026-08-10T11:04:00Z" w16du:dateUtc="2026-08-10T09:04:00Z">
        <w:r w:rsidDel="00FD1BA6">
          <w:delText>rather than privilege, instability, or short-lived gains.</w:delText>
        </w:r>
      </w:del>
    </w:p>
    <w:p w14:paraId="61FFD7B5" w14:textId="77777777" w:rsidR="004529C2" w:rsidRDefault="00000000">
      <w:ins w:id="127" w:author="Lior Shtram" w:date="2026-08-02T18:39:00Z">
        <w:r>
          <w:rPr>
            <w:b/>
          </w:rPr>
          <w:t>Preliminary focus.</w:t>
        </w:r>
        <w:r>
          <w:t xml:space="preserve"> Establish the inherited economy and prior trend; beginning-and-end changes in GDP, GDP per capita, income, employment, inflation, debt, and distribution where comparable; the principal economic decisions; major external shocks; and the ruler’s attributable contribution.</w:t>
        </w:r>
      </w:ins>
    </w:p>
    <w:tbl>
      <w:tblPr>
        <w:tblW w:w="0" w:type="auto"/>
        <w:jc w:val="center"/>
        <w:tblLook w:val="04A0" w:firstRow="1" w:lastRow="0" w:firstColumn="1" w:lastColumn="0" w:noHBand="0" w:noVBand="1"/>
      </w:tblPr>
      <w:tblGrid>
        <w:gridCol w:w="9972"/>
      </w:tblGrid>
      <w:tr w:rsidR="004529C2" w14:paraId="025B0B74" w14:textId="77777777">
        <w:trPr>
          <w:cantSplit/>
          <w:jc w:val="center"/>
        </w:trPr>
        <w:tc>
          <w:tcPr>
            <w:tcW w:w="9972" w:type="dxa"/>
            <w:shd w:val="clear" w:color="auto" w:fill="F4F6F8"/>
            <w:tcMar>
              <w:top w:w="130" w:type="dxa"/>
              <w:left w:w="170" w:type="dxa"/>
              <w:bottom w:w="130" w:type="dxa"/>
              <w:right w:w="170" w:type="dxa"/>
            </w:tcMar>
          </w:tcPr>
          <w:p w14:paraId="2F033364" w14:textId="77777777" w:rsidR="004529C2" w:rsidRDefault="00000000">
            <w:pPr>
              <w:spacing w:after="100"/>
            </w:pPr>
            <w:r>
              <w:rPr>
                <w:b/>
                <w:color w:val="17324D"/>
                <w:sz w:val="22"/>
              </w:rPr>
              <w:t>5B.1 — Broad and sustainable prosperity</w:t>
            </w:r>
          </w:p>
          <w:p w14:paraId="28D747BD" w14:textId="77777777" w:rsidR="004529C2" w:rsidRDefault="00000000">
            <w:r>
              <w:rPr>
                <w:b/>
                <w:color w:val="1B8A89"/>
              </w:rPr>
              <w:t>Core question</w:t>
            </w:r>
            <w:r>
              <w:rPr>
                <w:b/>
                <w:color w:val="1B8A89"/>
              </w:rPr>
              <w:br/>
            </w:r>
            <w:r>
              <w:t>Did the ruler pursue lasting prosperity for the public rather than private gain and political loyalty?</w:t>
            </w:r>
          </w:p>
          <w:p w14:paraId="65E7F147" w14:textId="77777777" w:rsidR="004529C2" w:rsidRDefault="00000000">
            <w:r>
              <w:rPr>
                <w:b/>
                <w:color w:val="1976A3"/>
              </w:rPr>
              <w:t>What researchers examine</w:t>
            </w:r>
            <w:r>
              <w:rPr>
                <w:b/>
                <w:color w:val="1976A3"/>
              </w:rPr>
              <w:br/>
            </w:r>
            <w:r>
              <w:t>Did the ruler's legislative agenda, formal policies, and executed budgets pursue broad-based sustainable prosperity rather than rents, loyalty purchases, or short-term popularity?</w:t>
            </w:r>
          </w:p>
          <w:p w14:paraId="0E2025E9" w14:textId="77777777" w:rsidR="004529C2" w:rsidRDefault="00000000">
            <w:pPr>
              <w:spacing w:after="0"/>
            </w:pPr>
            <w:r>
              <w:rPr>
                <w:b/>
              </w:rPr>
              <w:t xml:space="preserve">Most relevant evidence: </w:t>
            </w:r>
            <w:r>
              <w:t>Formal acts and law • Resources • Implementation and operational conduct</w:t>
            </w:r>
          </w:p>
        </w:tc>
      </w:tr>
    </w:tbl>
    <w:p w14:paraId="79D3104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45AC8C0" w14:textId="77777777">
        <w:trPr>
          <w:cantSplit/>
          <w:jc w:val="center"/>
        </w:trPr>
        <w:tc>
          <w:tcPr>
            <w:tcW w:w="9972" w:type="dxa"/>
            <w:shd w:val="clear" w:color="auto" w:fill="F4F6F8"/>
            <w:tcMar>
              <w:top w:w="130" w:type="dxa"/>
              <w:left w:w="170" w:type="dxa"/>
              <w:bottom w:w="130" w:type="dxa"/>
              <w:right w:w="170" w:type="dxa"/>
            </w:tcMar>
          </w:tcPr>
          <w:p w14:paraId="31240A93" w14:textId="77777777" w:rsidR="004529C2" w:rsidRDefault="00000000">
            <w:pPr>
              <w:spacing w:after="100"/>
            </w:pPr>
            <w:r>
              <w:rPr>
                <w:b/>
                <w:color w:val="17324D"/>
                <w:sz w:val="22"/>
              </w:rPr>
              <w:t>5B.2 — Qualified economic leadership</w:t>
            </w:r>
          </w:p>
          <w:p w14:paraId="4EB67C33" w14:textId="77777777" w:rsidR="004529C2" w:rsidRDefault="00000000">
            <w:r>
              <w:rPr>
                <w:b/>
                <w:color w:val="1B8A89"/>
              </w:rPr>
              <w:t>Core question</w:t>
            </w:r>
            <w:r>
              <w:rPr>
                <w:b/>
                <w:color w:val="1B8A89"/>
              </w:rPr>
              <w:br/>
            </w:r>
            <w:r>
              <w:t>Did the ruler empower capable economic professionals rather than loyalists?</w:t>
            </w:r>
          </w:p>
          <w:p w14:paraId="49C77F5A" w14:textId="77777777" w:rsidR="004529C2" w:rsidRDefault="00000000">
            <w:r>
              <w:rPr>
                <w:b/>
                <w:color w:val="1976A3"/>
              </w:rPr>
              <w:t>What researchers examine</w:t>
            </w:r>
            <w:r>
              <w:rPr>
                <w:b/>
                <w:color w:val="1976A3"/>
              </w:rPr>
              <w:br/>
            </w:r>
            <w:r>
              <w:t>Did the ruler appoint qualified economic professionals through credible processes, empower their operational independence, and retain or replace them based on performance rather than loyalty?</w:t>
            </w:r>
          </w:p>
          <w:p w14:paraId="056D7CD6" w14:textId="77777777" w:rsidR="004529C2" w:rsidRDefault="00000000">
            <w:pPr>
              <w:spacing w:after="0"/>
            </w:pPr>
            <w:r>
              <w:rPr>
                <w:b/>
              </w:rPr>
              <w:t xml:space="preserve">Most relevant evidence: </w:t>
            </w:r>
            <w:r>
              <w:t>Personnel • Implementation and operational conduct • Outcomes</w:t>
            </w:r>
          </w:p>
        </w:tc>
      </w:tr>
    </w:tbl>
    <w:p w14:paraId="39D451A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09E2543" w14:textId="77777777">
        <w:trPr>
          <w:cantSplit/>
          <w:jc w:val="center"/>
        </w:trPr>
        <w:tc>
          <w:tcPr>
            <w:tcW w:w="9972" w:type="dxa"/>
            <w:shd w:val="clear" w:color="auto" w:fill="F4F6F8"/>
            <w:tcMar>
              <w:top w:w="130" w:type="dxa"/>
              <w:left w:w="170" w:type="dxa"/>
              <w:bottom w:w="130" w:type="dxa"/>
              <w:right w:w="170" w:type="dxa"/>
            </w:tcMar>
          </w:tcPr>
          <w:p w14:paraId="214C6C33" w14:textId="77777777" w:rsidR="004529C2" w:rsidRDefault="00000000">
            <w:pPr>
              <w:spacing w:after="100"/>
            </w:pPr>
            <w:r>
              <w:rPr>
                <w:b/>
                <w:color w:val="17324D"/>
                <w:sz w:val="22"/>
              </w:rPr>
              <w:t>5B.3 — Macroeconomic stability</w:t>
            </w:r>
          </w:p>
          <w:p w14:paraId="0BDFAAC9" w14:textId="77777777" w:rsidR="004529C2" w:rsidRDefault="00000000">
            <w:r>
              <w:rPr>
                <w:b/>
                <w:color w:val="1B8A89"/>
              </w:rPr>
              <w:t>Core question</w:t>
            </w:r>
            <w:r>
              <w:rPr>
                <w:b/>
                <w:color w:val="1B8A89"/>
              </w:rPr>
              <w:br/>
            </w:r>
            <w:r>
              <w:t>Did the ruler protect stable public finances, money, debt, and investment conditions?</w:t>
            </w:r>
          </w:p>
          <w:p w14:paraId="1EA794B9" w14:textId="77777777" w:rsidR="004529C2" w:rsidRDefault="00000000">
            <w:r>
              <w:rPr>
                <w:b/>
                <w:color w:val="1976A3"/>
              </w:rPr>
              <w:t>What researchers examine</w:t>
            </w:r>
            <w:r>
              <w:rPr>
                <w:b/>
                <w:color w:val="1976A3"/>
              </w:rPr>
              <w:br/>
            </w:r>
            <w:r>
              <w:t>Did the ruler enact, administer, and comply with credible fiscal, tax, debt, monetary, and financial rules that protected macroeconomic stability and long-term investment?</w:t>
            </w:r>
          </w:p>
          <w:p w14:paraId="1E013D6C" w14:textId="77777777" w:rsidR="004529C2" w:rsidRDefault="00000000">
            <w:pPr>
              <w:spacing w:after="0"/>
            </w:pPr>
            <w:r>
              <w:rPr>
                <w:b/>
              </w:rPr>
              <w:t xml:space="preserve">Most relevant evidence: </w:t>
            </w:r>
            <w:r>
              <w:t>Formal acts and law • Implementation and operational conduct • Outcomes</w:t>
            </w:r>
          </w:p>
        </w:tc>
      </w:tr>
    </w:tbl>
    <w:p w14:paraId="3E084AB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4F801B0" w14:textId="77777777">
        <w:trPr>
          <w:cantSplit/>
          <w:jc w:val="center"/>
        </w:trPr>
        <w:tc>
          <w:tcPr>
            <w:tcW w:w="9972" w:type="dxa"/>
            <w:shd w:val="clear" w:color="auto" w:fill="F4F6F8"/>
            <w:tcMar>
              <w:top w:w="130" w:type="dxa"/>
              <w:left w:w="170" w:type="dxa"/>
              <w:bottom w:w="130" w:type="dxa"/>
              <w:right w:w="170" w:type="dxa"/>
            </w:tcMar>
          </w:tcPr>
          <w:p w14:paraId="5F26297D" w14:textId="77777777" w:rsidR="004529C2" w:rsidRDefault="00000000">
            <w:pPr>
              <w:spacing w:after="100"/>
            </w:pPr>
            <w:r>
              <w:rPr>
                <w:b/>
                <w:color w:val="17324D"/>
                <w:sz w:val="22"/>
              </w:rPr>
              <w:lastRenderedPageBreak/>
              <w:t>5B.4 — Fair economic rules</w:t>
            </w:r>
          </w:p>
          <w:p w14:paraId="56127B4C" w14:textId="77777777" w:rsidR="004529C2" w:rsidRDefault="00000000">
            <w:r>
              <w:rPr>
                <w:b/>
                <w:color w:val="1B8A89"/>
              </w:rPr>
              <w:t>Core question</w:t>
            </w:r>
            <w:r>
              <w:rPr>
                <w:b/>
                <w:color w:val="1B8A89"/>
              </w:rPr>
              <w:br/>
            </w:r>
            <w:r>
              <w:t>Did businesses and workers operate under fair and predictable economic rules?</w:t>
            </w:r>
          </w:p>
          <w:p w14:paraId="1E10F91D" w14:textId="77777777" w:rsidR="004529C2" w:rsidRDefault="00000000">
            <w:r>
              <w:rPr>
                <w:b/>
                <w:color w:val="1976A3"/>
              </w:rPr>
              <w:t>What researchers examine</w:t>
            </w:r>
            <w:r>
              <w:rPr>
                <w:b/>
                <w:color w:val="1976A3"/>
              </w:rPr>
              <w:br/>
            </w:r>
            <w:r>
              <w:t>Did the ruler create and consistently enforce fair laws and regulations for competition, entrepreneurship, property, trade, investment, and job creation?</w:t>
            </w:r>
          </w:p>
          <w:p w14:paraId="0C319399" w14:textId="77777777" w:rsidR="004529C2" w:rsidRDefault="00000000">
            <w:pPr>
              <w:spacing w:after="0"/>
            </w:pPr>
            <w:r>
              <w:rPr>
                <w:b/>
              </w:rPr>
              <w:t xml:space="preserve">Most relevant evidence: </w:t>
            </w:r>
            <w:r>
              <w:t>Formal acts and law • Implementation and operational conduct • Outcomes</w:t>
            </w:r>
          </w:p>
        </w:tc>
      </w:tr>
    </w:tbl>
    <w:p w14:paraId="1965A41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2C59E79" w14:textId="77777777">
        <w:trPr>
          <w:cantSplit/>
          <w:jc w:val="center"/>
        </w:trPr>
        <w:tc>
          <w:tcPr>
            <w:tcW w:w="9972" w:type="dxa"/>
            <w:shd w:val="clear" w:color="auto" w:fill="F4F6F8"/>
            <w:tcMar>
              <w:top w:w="130" w:type="dxa"/>
              <w:left w:w="170" w:type="dxa"/>
              <w:bottom w:w="130" w:type="dxa"/>
              <w:right w:w="170" w:type="dxa"/>
            </w:tcMar>
          </w:tcPr>
          <w:p w14:paraId="6B55CAF1" w14:textId="77777777" w:rsidR="004529C2" w:rsidRDefault="00000000">
            <w:pPr>
              <w:spacing w:after="100"/>
            </w:pPr>
            <w:r>
              <w:rPr>
                <w:b/>
                <w:color w:val="17324D"/>
                <w:sz w:val="22"/>
              </w:rPr>
              <w:t>5B.5 — Resistance to economic capture</w:t>
            </w:r>
          </w:p>
          <w:p w14:paraId="55577AA8" w14:textId="77777777" w:rsidR="004529C2" w:rsidRDefault="00000000">
            <w:r>
              <w:rPr>
                <w:b/>
                <w:color w:val="1B8A89"/>
              </w:rPr>
              <w:t>Core question</w:t>
            </w:r>
            <w:r>
              <w:rPr>
                <w:b/>
                <w:color w:val="1B8A89"/>
              </w:rPr>
              <w:br/>
            </w:r>
            <w:r>
              <w:t>Did the ruler resist favoritism, monopoly power, and politically connected privilege?</w:t>
            </w:r>
          </w:p>
          <w:p w14:paraId="180969A8" w14:textId="77777777" w:rsidR="004529C2" w:rsidRDefault="00000000">
            <w:r>
              <w:rPr>
                <w:b/>
                <w:color w:val="1976A3"/>
              </w:rPr>
              <w:t>What researchers examine</w:t>
            </w:r>
            <w:r>
              <w:rPr>
                <w:b/>
                <w:color w:val="1976A3"/>
              </w:rPr>
              <w:br/>
            </w:r>
            <w:r>
              <w:t>Did the ruler enforce competition, procurement, disclosure, and anti-corruption rules against politically connected actors, cooperate with audits and courts, and remedy proven favoritism or capture?</w:t>
            </w:r>
          </w:p>
          <w:p w14:paraId="3C2717B7" w14:textId="77777777" w:rsidR="004529C2" w:rsidRDefault="00000000">
            <w:pPr>
              <w:spacing w:after="0"/>
            </w:pPr>
            <w:r>
              <w:rPr>
                <w:b/>
              </w:rPr>
              <w:t xml:space="preserve">Most relevant evidence: </w:t>
            </w:r>
            <w:r>
              <w:t>Formal acts and law • Implementation and operational conduct • Outcomes</w:t>
            </w:r>
          </w:p>
        </w:tc>
      </w:tr>
    </w:tbl>
    <w:p w14:paraId="325D5D6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6B7E363" w14:textId="77777777">
        <w:trPr>
          <w:cantSplit/>
          <w:jc w:val="center"/>
        </w:trPr>
        <w:tc>
          <w:tcPr>
            <w:tcW w:w="9972" w:type="dxa"/>
            <w:shd w:val="clear" w:color="auto" w:fill="F4F6F8"/>
            <w:tcMar>
              <w:top w:w="130" w:type="dxa"/>
              <w:left w:w="170" w:type="dxa"/>
              <w:bottom w:w="130" w:type="dxa"/>
              <w:right w:w="170" w:type="dxa"/>
            </w:tcMar>
          </w:tcPr>
          <w:p w14:paraId="42D40869" w14:textId="77777777" w:rsidR="004529C2" w:rsidRDefault="00000000">
            <w:pPr>
              <w:spacing w:after="100"/>
            </w:pPr>
            <w:r>
              <w:rPr>
                <w:b/>
                <w:color w:val="17324D"/>
                <w:sz w:val="22"/>
              </w:rPr>
              <w:t>5B.6 — Productive public investment</w:t>
            </w:r>
          </w:p>
          <w:p w14:paraId="5B538A7F" w14:textId="77777777" w:rsidR="004529C2" w:rsidRDefault="00000000">
            <w:r>
              <w:rPr>
                <w:b/>
                <w:color w:val="1B8A89"/>
              </w:rPr>
              <w:t>Core question</w:t>
            </w:r>
            <w:r>
              <w:rPr>
                <w:b/>
                <w:color w:val="1B8A89"/>
              </w:rPr>
              <w:br/>
            </w:r>
            <w:r>
              <w:t>Did public resources produce useful foundations for long-term prosperity?</w:t>
            </w:r>
          </w:p>
          <w:p w14:paraId="2EF5089F" w14:textId="77777777" w:rsidR="004529C2" w:rsidRDefault="00000000">
            <w:r>
              <w:rPr>
                <w:b/>
                <w:color w:val="1976A3"/>
              </w:rPr>
              <w:t>What researchers examine</w:t>
            </w:r>
            <w:r>
              <w:rPr>
                <w:b/>
                <w:color w:val="1976A3"/>
              </w:rPr>
              <w:br/>
            </w:r>
            <w:r>
              <w:t>Did enacted and executed budgets produce timely, high-quality infrastructure, education, health, technology, administrative capacity, and predictable regulation rather than announcements or patronage projects?</w:t>
            </w:r>
          </w:p>
          <w:p w14:paraId="0958977A" w14:textId="77777777" w:rsidR="004529C2" w:rsidRDefault="00000000">
            <w:pPr>
              <w:spacing w:after="0"/>
            </w:pPr>
            <w:r>
              <w:rPr>
                <w:b/>
              </w:rPr>
              <w:t xml:space="preserve">Most relevant evidence: </w:t>
            </w:r>
            <w:r>
              <w:t>Resources • Implementation and operational conduct • Outcomes</w:t>
            </w:r>
          </w:p>
        </w:tc>
      </w:tr>
    </w:tbl>
    <w:p w14:paraId="779B0C0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3332C65" w14:textId="77777777">
        <w:trPr>
          <w:cantSplit/>
          <w:jc w:val="center"/>
        </w:trPr>
        <w:tc>
          <w:tcPr>
            <w:tcW w:w="9972" w:type="dxa"/>
            <w:shd w:val="clear" w:color="auto" w:fill="F4F6F8"/>
            <w:tcMar>
              <w:top w:w="130" w:type="dxa"/>
              <w:left w:w="170" w:type="dxa"/>
              <w:bottom w:w="130" w:type="dxa"/>
              <w:right w:w="170" w:type="dxa"/>
            </w:tcMar>
          </w:tcPr>
          <w:p w14:paraId="122A4CAE" w14:textId="77777777" w:rsidR="004529C2" w:rsidRDefault="00000000">
            <w:pPr>
              <w:spacing w:after="100"/>
            </w:pPr>
            <w:r>
              <w:rPr>
                <w:b/>
                <w:color w:val="17324D"/>
                <w:sz w:val="22"/>
              </w:rPr>
              <w:t>5B.7 — Evidence and correction</w:t>
            </w:r>
          </w:p>
          <w:p w14:paraId="7BCC6FB9" w14:textId="77777777" w:rsidR="004529C2" w:rsidRDefault="00000000">
            <w:r>
              <w:rPr>
                <w:b/>
                <w:color w:val="1B8A89"/>
              </w:rPr>
              <w:t>Core question</w:t>
            </w:r>
            <w:r>
              <w:rPr>
                <w:b/>
                <w:color w:val="1B8A89"/>
              </w:rPr>
              <w:br/>
            </w:r>
            <w:r>
              <w:t>Did the ruler use honest evidence and correct economic policies that failed?</w:t>
            </w:r>
          </w:p>
          <w:p w14:paraId="6CE6F51B" w14:textId="77777777" w:rsidR="004529C2" w:rsidRDefault="00000000">
            <w:r>
              <w:rPr>
                <w:b/>
                <w:color w:val="1976A3"/>
              </w:rPr>
              <w:t>What researchers examine</w:t>
            </w:r>
            <w:r>
              <w:rPr>
                <w:b/>
                <w:color w:val="1976A3"/>
              </w:rPr>
              <w:br/>
            </w:r>
            <w:r>
              <w:t>Did the ruler publish reliable economic information, permit independent evaluation and audit, and correct laws, programs, or implementers when evidence showed failure rather than rely on slogans, denial, patronage, or scapegoating?</w:t>
            </w:r>
          </w:p>
          <w:p w14:paraId="7355F209" w14:textId="77777777" w:rsidR="004529C2" w:rsidRDefault="00000000">
            <w:pPr>
              <w:spacing w:after="0"/>
            </w:pPr>
            <w:r>
              <w:rPr>
                <w:b/>
              </w:rPr>
              <w:t xml:space="preserve">Most relevant evidence: </w:t>
            </w:r>
            <w:r>
              <w:t>Rhetoric and representations • Implementation and operational conduct • Outcomes</w:t>
            </w:r>
          </w:p>
        </w:tc>
      </w:tr>
    </w:tbl>
    <w:p w14:paraId="1D3AF28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E3C4C27" w14:textId="77777777">
        <w:trPr>
          <w:cantSplit/>
          <w:jc w:val="center"/>
        </w:trPr>
        <w:tc>
          <w:tcPr>
            <w:tcW w:w="9972" w:type="dxa"/>
            <w:shd w:val="clear" w:color="auto" w:fill="F4F6F8"/>
            <w:tcMar>
              <w:top w:w="130" w:type="dxa"/>
              <w:left w:w="170" w:type="dxa"/>
              <w:bottom w:w="130" w:type="dxa"/>
              <w:right w:w="170" w:type="dxa"/>
            </w:tcMar>
          </w:tcPr>
          <w:p w14:paraId="7977556C" w14:textId="77777777" w:rsidR="004529C2" w:rsidRDefault="00000000">
            <w:pPr>
              <w:spacing w:after="100"/>
            </w:pPr>
            <w:r>
              <w:rPr>
                <w:b/>
                <w:color w:val="17324D"/>
                <w:sz w:val="22"/>
              </w:rPr>
              <w:lastRenderedPageBreak/>
              <w:t>5B.8 — Fair distribution</w:t>
            </w:r>
          </w:p>
          <w:p w14:paraId="72150066" w14:textId="77777777" w:rsidR="004529C2" w:rsidRDefault="00000000">
            <w:r>
              <w:rPr>
                <w:b/>
                <w:color w:val="1B8A89"/>
              </w:rPr>
              <w:t>Core question</w:t>
            </w:r>
            <w:r>
              <w:rPr>
                <w:b/>
                <w:color w:val="1B8A89"/>
              </w:rPr>
              <w:br/>
            </w:r>
            <w:r>
              <w:t>Were economic gains and burdens shared fairly across people and regions?</w:t>
            </w:r>
          </w:p>
          <w:p w14:paraId="2ABD461D" w14:textId="77777777" w:rsidR="004529C2" w:rsidRDefault="00000000">
            <w:r>
              <w:rPr>
                <w:b/>
                <w:color w:val="1976A3"/>
              </w:rPr>
              <w:t>What researchers examine</w:t>
            </w:r>
            <w:r>
              <w:rPr>
                <w:b/>
                <w:color w:val="1976A3"/>
              </w:rPr>
              <w:br/>
            </w:r>
            <w:r>
              <w:t>Did tax, labor, wage, benefit, investment, and regional policies distribute gains and burdens fairly in actual incidence across classes, regions, genders, and groups?</w:t>
            </w:r>
          </w:p>
          <w:p w14:paraId="3A378028" w14:textId="77777777" w:rsidR="004529C2" w:rsidRDefault="00000000">
            <w:pPr>
              <w:spacing w:after="0"/>
            </w:pPr>
            <w:r>
              <w:rPr>
                <w:b/>
              </w:rPr>
              <w:t xml:space="preserve">Most relevant evidence: </w:t>
            </w:r>
            <w:r>
              <w:t>Resources • Implementation and operational conduct • Outcomes</w:t>
            </w:r>
          </w:p>
        </w:tc>
      </w:tr>
    </w:tbl>
    <w:p w14:paraId="6A427B4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D4A57B7" w14:textId="77777777">
        <w:trPr>
          <w:cantSplit/>
          <w:jc w:val="center"/>
        </w:trPr>
        <w:tc>
          <w:tcPr>
            <w:tcW w:w="9972" w:type="dxa"/>
            <w:shd w:val="clear" w:color="auto" w:fill="F4F6F8"/>
            <w:tcMar>
              <w:top w:w="130" w:type="dxa"/>
              <w:left w:w="170" w:type="dxa"/>
              <w:bottom w:w="130" w:type="dxa"/>
              <w:right w:w="170" w:type="dxa"/>
            </w:tcMar>
          </w:tcPr>
          <w:p w14:paraId="137FA65D" w14:textId="77777777" w:rsidR="004529C2" w:rsidRDefault="00000000">
            <w:pPr>
              <w:spacing w:after="100"/>
            </w:pPr>
            <w:r>
              <w:rPr>
                <w:b/>
                <w:color w:val="17324D"/>
                <w:sz w:val="22"/>
              </w:rPr>
              <w:t>5B.9 — Managing economic shocks</w:t>
            </w:r>
          </w:p>
          <w:p w14:paraId="231DFC47" w14:textId="77777777" w:rsidR="004529C2" w:rsidRDefault="00000000">
            <w:r>
              <w:rPr>
                <w:b/>
                <w:color w:val="1B8A89"/>
              </w:rPr>
              <w:t>Core question</w:t>
            </w:r>
            <w:r>
              <w:rPr>
                <w:b/>
                <w:color w:val="1B8A89"/>
              </w:rPr>
              <w:br/>
            </w:r>
            <w:r>
              <w:t>Did the ruler respond competently and fairly to major economic shocks?</w:t>
            </w:r>
          </w:p>
          <w:p w14:paraId="5063F600" w14:textId="77777777" w:rsidR="004529C2" w:rsidRDefault="00000000">
            <w:r>
              <w:rPr>
                <w:b/>
                <w:color w:val="1976A3"/>
              </w:rPr>
              <w:t>What researchers examine</w:t>
            </w:r>
            <w:r>
              <w:rPr>
                <w:b/>
                <w:color w:val="1976A3"/>
              </w:rPr>
              <w:br/>
            </w:r>
            <w:r>
              <w:t>During inflation, unemployment, debt, sanctions, commodity, or other shocks, did the ruler use timely, funded, and transparently targeted measures, monitor their effects, and correct mistakes?</w:t>
            </w:r>
          </w:p>
          <w:p w14:paraId="25E13F69" w14:textId="77777777" w:rsidR="004529C2" w:rsidRDefault="00000000">
            <w:pPr>
              <w:spacing w:after="0"/>
            </w:pPr>
            <w:r>
              <w:rPr>
                <w:b/>
              </w:rPr>
              <w:t xml:space="preserve">Most relevant evidence: </w:t>
            </w:r>
            <w:r>
              <w:t>Resources • Implementation and operational conduct • Outcomes</w:t>
            </w:r>
          </w:p>
        </w:tc>
      </w:tr>
    </w:tbl>
    <w:p w14:paraId="3813E6A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D545446" w14:textId="77777777">
        <w:trPr>
          <w:cantSplit/>
          <w:jc w:val="center"/>
        </w:trPr>
        <w:tc>
          <w:tcPr>
            <w:tcW w:w="9972" w:type="dxa"/>
            <w:shd w:val="clear" w:color="auto" w:fill="F4F6F8"/>
            <w:tcMar>
              <w:top w:w="130" w:type="dxa"/>
              <w:left w:w="170" w:type="dxa"/>
              <w:bottom w:w="130" w:type="dxa"/>
              <w:right w:w="170" w:type="dxa"/>
            </w:tcMar>
          </w:tcPr>
          <w:p w14:paraId="6E83EF47" w14:textId="77777777" w:rsidR="004529C2" w:rsidRDefault="00000000">
            <w:pPr>
              <w:spacing w:after="100"/>
            </w:pPr>
            <w:r>
              <w:rPr>
                <w:b/>
                <w:color w:val="17324D"/>
                <w:sz w:val="22"/>
              </w:rPr>
              <w:t>5B.10 — Lasting economic trajectory</w:t>
            </w:r>
          </w:p>
          <w:p w14:paraId="567F5E7E" w14:textId="77777777" w:rsidR="004529C2" w:rsidRDefault="00000000">
            <w:r>
              <w:rPr>
                <w:b/>
                <w:color w:val="1B8A89"/>
              </w:rPr>
              <w:t>Core question</w:t>
            </w:r>
            <w:r>
              <w:rPr>
                <w:b/>
                <w:color w:val="1B8A89"/>
              </w:rPr>
              <w:br/>
            </w:r>
            <w:r>
              <w:t>Did the ruler leave the economy on a stronger and fairer path?</w:t>
            </w:r>
          </w:p>
          <w:p w14:paraId="6F58F098" w14:textId="77777777" w:rsidR="004529C2" w:rsidRDefault="00000000">
            <w:r>
              <w:rPr>
                <w:b/>
                <w:color w:val="1976A3"/>
              </w:rPr>
              <w:t>What researchers examine</w:t>
            </w:r>
            <w:r>
              <w:rPr>
                <w:b/>
                <w:color w:val="1976A3"/>
              </w:rPr>
              <w:br/>
            </w:r>
            <w:del w:id="128" w:author="Lior Shtram" w:date="2026-08-02T18:39:00Z">
              <w:r>
                <w:delText>Did the ruler leave a stronger and more durable economic trajectory than inherited, accounting for implementation lags, external conditions, institutional constraints, and distribution rather than GDP alone?</w:delText>
              </w:r>
            </w:del>
            <w:ins w:id="129" w:author="Lior Shtram" w:date="2026-08-02T18:39:00Z">
              <w:r>
                <w:t>Compare beginning-and-end and time-series changes in GDP, GDP per capita, income, employment, inflation, debt, productivity, and distribution such as the Gini coefficient where comparable. Attribute changes cautiously, accounting for inherited trends, implementation lags, external conditions, institutional constraints, and distribution rather than GDP alone.</w:t>
              </w:r>
            </w:ins>
          </w:p>
          <w:p w14:paraId="4212FBD8" w14:textId="77777777" w:rsidR="004529C2" w:rsidRDefault="00000000">
            <w:pPr>
              <w:spacing w:after="0"/>
            </w:pPr>
            <w:r>
              <w:rPr>
                <w:b/>
              </w:rPr>
              <w:t xml:space="preserve">Most relevant evidence: </w:t>
            </w:r>
            <w:r>
              <w:t>Outcomes • Implementation and operational conduct</w:t>
            </w:r>
          </w:p>
        </w:tc>
      </w:tr>
    </w:tbl>
    <w:p w14:paraId="5731F438" w14:textId="77777777" w:rsidR="004529C2" w:rsidRDefault="004529C2">
      <w:pPr>
        <w:spacing w:after="20"/>
      </w:pPr>
    </w:p>
    <w:p w14:paraId="3272ECAD" w14:textId="77777777" w:rsidR="004529C2" w:rsidRDefault="00000000">
      <w:r>
        <w:br w:type="page"/>
      </w:r>
    </w:p>
    <w:p w14:paraId="7DEE64A3" w14:textId="77777777" w:rsidR="004529C2" w:rsidRDefault="00000000">
      <w:pPr>
        <w:pStyle w:val="Eyebrow"/>
      </w:pPr>
      <w:r>
        <w:lastRenderedPageBreak/>
        <w:t>SUBJECT AREA 6 OF 8</w:t>
      </w:r>
    </w:p>
    <w:p w14:paraId="3D97BF78" w14:textId="77777777" w:rsidR="004529C2" w:rsidRDefault="00000000">
      <w:pPr>
        <w:pStyle w:val="Heading1"/>
      </w:pPr>
      <w:r>
        <w:t>6. Social Well-Being and Human Development</w:t>
      </w:r>
    </w:p>
    <w:p w14:paraId="01993AFC" w14:textId="785AA8C3" w:rsidR="004529C2" w:rsidRDefault="00000000">
      <w:r>
        <w:t xml:space="preserve">Whether government improved health, education, basic services, protection, dignity, and </w:t>
      </w:r>
      <w:del w:id="130" w:author="Lior Shtram" w:date="2026-08-10T11:10:00Z" w16du:dateUtc="2026-08-10T09:10:00Z">
        <w:r w:rsidDel="00FD1BA6">
          <w:delText>life chances</w:delText>
        </w:r>
      </w:del>
      <w:ins w:id="131" w:author="Lior Shtram" w:date="2026-08-10T11:10:00Z" w16du:dateUtc="2026-08-10T09:10:00Z">
        <w:r w:rsidR="00FD1BA6">
          <w:t>shelter</w:t>
        </w:r>
      </w:ins>
      <w:r>
        <w:t xml:space="preserve"> for ordinary people.</w:t>
      </w:r>
    </w:p>
    <w:p w14:paraId="6E788799" w14:textId="21913E7F" w:rsidR="004529C2" w:rsidRDefault="00000000">
      <w:ins w:id="132" w:author="Lior Shtram" w:date="2026-08-02T18:39:00Z">
        <w:r>
          <w:rPr>
            <w:b/>
          </w:rPr>
          <w:t>Preliminary focus.</w:t>
        </w:r>
        <w:r>
          <w:t xml:space="preserve"> Establish the inherited level and prior trend in </w:t>
        </w:r>
      </w:ins>
      <w:ins w:id="133" w:author="Lior Shtram" w:date="2026-08-10T11:09:00Z" w16du:dateUtc="2026-08-10T09:09:00Z">
        <w:r w:rsidR="00FD1BA6">
          <w:t>health, education, basic services, protection, dignity</w:t>
        </w:r>
        <w:r w:rsidR="00FD1BA6">
          <w:t xml:space="preserve"> and shelter; </w:t>
        </w:r>
      </w:ins>
      <w:ins w:id="134" w:author="Lior Shtram" w:date="2026-08-02T18:39:00Z">
        <w:r>
          <w:t>the ruler’s principal social policies and executed resources; material changes across affected groups and regions; major crises and external support; and the ruler’s attributable contribution.</w:t>
        </w:r>
      </w:ins>
    </w:p>
    <w:tbl>
      <w:tblPr>
        <w:tblW w:w="0" w:type="auto"/>
        <w:jc w:val="center"/>
        <w:tblLook w:val="04A0" w:firstRow="1" w:lastRow="0" w:firstColumn="1" w:lastColumn="0" w:noHBand="0" w:noVBand="1"/>
      </w:tblPr>
      <w:tblGrid>
        <w:gridCol w:w="9972"/>
      </w:tblGrid>
      <w:tr w:rsidR="004529C2" w14:paraId="68AC2F5C" w14:textId="77777777">
        <w:trPr>
          <w:cantSplit/>
          <w:jc w:val="center"/>
        </w:trPr>
        <w:tc>
          <w:tcPr>
            <w:tcW w:w="9972" w:type="dxa"/>
            <w:shd w:val="clear" w:color="auto" w:fill="F4F6F8"/>
            <w:tcMar>
              <w:top w:w="130" w:type="dxa"/>
              <w:left w:w="170" w:type="dxa"/>
              <w:bottom w:w="130" w:type="dxa"/>
              <w:right w:w="170" w:type="dxa"/>
            </w:tcMar>
          </w:tcPr>
          <w:p w14:paraId="20F6DF50" w14:textId="77777777" w:rsidR="004529C2" w:rsidRDefault="00000000">
            <w:pPr>
              <w:spacing w:after="100"/>
            </w:pPr>
            <w:r>
              <w:rPr>
                <w:b/>
                <w:color w:val="17324D"/>
                <w:sz w:val="22"/>
              </w:rPr>
              <w:t>6B.1 — Welfare as a governing purpose</w:t>
            </w:r>
          </w:p>
          <w:p w14:paraId="39E1C020" w14:textId="77777777" w:rsidR="004529C2" w:rsidRDefault="00000000">
            <w:r>
              <w:rPr>
                <w:b/>
                <w:color w:val="1B8A89"/>
              </w:rPr>
              <w:t>Core question</w:t>
            </w:r>
            <w:r>
              <w:rPr>
                <w:b/>
                <w:color w:val="1B8A89"/>
              </w:rPr>
              <w:br/>
            </w:r>
            <w:r>
              <w:t>Did the ruler make people's wellbeing a real priority?</w:t>
            </w:r>
          </w:p>
          <w:p w14:paraId="24947114" w14:textId="77777777" w:rsidR="004529C2" w:rsidRDefault="00000000">
            <w:r>
              <w:rPr>
                <w:b/>
                <w:color w:val="1976A3"/>
              </w:rPr>
              <w:t>What researchers examine</w:t>
            </w:r>
            <w:r>
              <w:rPr>
                <w:b/>
                <w:color w:val="1976A3"/>
              </w:rPr>
              <w:br/>
            </w:r>
            <w:r>
              <w:t>Did the ruler enact and fund enforceable social commitments that made human welfare a core purpose of government rather than propaganda, patronage, or a secondary concern?</w:t>
            </w:r>
          </w:p>
          <w:p w14:paraId="6DC2E3DB" w14:textId="77777777" w:rsidR="004529C2" w:rsidRDefault="00000000">
            <w:pPr>
              <w:spacing w:after="0"/>
            </w:pPr>
            <w:r>
              <w:rPr>
                <w:b/>
              </w:rPr>
              <w:t xml:space="preserve">Most relevant evidence: </w:t>
            </w:r>
            <w:r>
              <w:t>Formal acts and law • Resources • Implementation and operational conduct</w:t>
            </w:r>
          </w:p>
        </w:tc>
      </w:tr>
    </w:tbl>
    <w:p w14:paraId="30A1BE5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4991EEE" w14:textId="77777777">
        <w:trPr>
          <w:cantSplit/>
          <w:jc w:val="center"/>
        </w:trPr>
        <w:tc>
          <w:tcPr>
            <w:tcW w:w="9972" w:type="dxa"/>
            <w:shd w:val="clear" w:color="auto" w:fill="F4F6F8"/>
            <w:tcMar>
              <w:top w:w="130" w:type="dxa"/>
              <w:left w:w="170" w:type="dxa"/>
              <w:bottom w:w="130" w:type="dxa"/>
              <w:right w:w="170" w:type="dxa"/>
            </w:tcMar>
          </w:tcPr>
          <w:p w14:paraId="48106C0B" w14:textId="77777777" w:rsidR="004529C2" w:rsidRDefault="00000000">
            <w:pPr>
              <w:spacing w:after="100"/>
            </w:pPr>
            <w:r>
              <w:rPr>
                <w:b/>
                <w:color w:val="17324D"/>
                <w:sz w:val="22"/>
              </w:rPr>
              <w:t>6B.2 — Access to essential services</w:t>
            </w:r>
          </w:p>
          <w:p w14:paraId="390DCAAC" w14:textId="77777777" w:rsidR="004529C2" w:rsidRDefault="00000000">
            <w:r>
              <w:rPr>
                <w:b/>
                <w:color w:val="1B8A89"/>
              </w:rPr>
              <w:t>Core question</w:t>
            </w:r>
            <w:r>
              <w:rPr>
                <w:b/>
                <w:color w:val="1B8A89"/>
              </w:rPr>
              <w:br/>
            </w:r>
            <w:r>
              <w:t>Did people gain effective access to essential services and social protection?</w:t>
            </w:r>
          </w:p>
          <w:p w14:paraId="6124F8CE" w14:textId="77777777" w:rsidR="004529C2" w:rsidRDefault="00000000">
            <w:r>
              <w:rPr>
                <w:b/>
                <w:color w:val="1976A3"/>
              </w:rPr>
              <w:t>What researchers examine</w:t>
            </w:r>
            <w:r>
              <w:rPr>
                <w:b/>
                <w:color w:val="1976A3"/>
              </w:rPr>
              <w:br/>
            </w:r>
            <w:r>
              <w:t>Did laws, eligibility rules, executed budgets, and service administration improve affordable, effective access and uptake across health, education, water, sanitation, housing, food security, and social protection?</w:t>
            </w:r>
          </w:p>
          <w:p w14:paraId="6269EC3F" w14:textId="77777777" w:rsidR="004529C2" w:rsidRDefault="00000000">
            <w:pPr>
              <w:spacing w:after="0"/>
            </w:pPr>
            <w:r>
              <w:rPr>
                <w:b/>
              </w:rPr>
              <w:t xml:space="preserve">Most relevant evidence: </w:t>
            </w:r>
            <w:r>
              <w:t>Resources • Implementation and operational conduct • Outcomes</w:t>
            </w:r>
          </w:p>
        </w:tc>
      </w:tr>
    </w:tbl>
    <w:p w14:paraId="5144557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60C424E" w14:textId="77777777">
        <w:trPr>
          <w:cantSplit/>
          <w:jc w:val="center"/>
        </w:trPr>
        <w:tc>
          <w:tcPr>
            <w:tcW w:w="9972" w:type="dxa"/>
            <w:shd w:val="clear" w:color="auto" w:fill="F4F6F8"/>
            <w:tcMar>
              <w:top w:w="130" w:type="dxa"/>
              <w:left w:w="170" w:type="dxa"/>
              <w:bottom w:w="130" w:type="dxa"/>
              <w:right w:w="170" w:type="dxa"/>
            </w:tcMar>
          </w:tcPr>
          <w:p w14:paraId="458FC199" w14:textId="77777777" w:rsidR="004529C2" w:rsidRDefault="00000000">
            <w:pPr>
              <w:spacing w:after="100"/>
            </w:pPr>
            <w:r>
              <w:rPr>
                <w:b/>
                <w:color w:val="17324D"/>
                <w:sz w:val="22"/>
              </w:rPr>
              <w:t>6B.3 — Priority for vulnerable groups</w:t>
            </w:r>
          </w:p>
          <w:p w14:paraId="3702DEBA" w14:textId="77777777" w:rsidR="004529C2" w:rsidRDefault="00000000">
            <w:r>
              <w:rPr>
                <w:b/>
                <w:color w:val="1B8A89"/>
              </w:rPr>
              <w:t>Core question</w:t>
            </w:r>
            <w:r>
              <w:rPr>
                <w:b/>
                <w:color w:val="1B8A89"/>
              </w:rPr>
              <w:br/>
            </w:r>
            <w:r>
              <w:t>Did vulnerable people and poor regions receive real protection and support?</w:t>
            </w:r>
          </w:p>
          <w:p w14:paraId="04275EBD" w14:textId="77777777" w:rsidR="004529C2" w:rsidRDefault="00000000">
            <w:r>
              <w:rPr>
                <w:b/>
                <w:color w:val="1976A3"/>
              </w:rPr>
              <w:t>What researchers examine</w:t>
            </w:r>
            <w:r>
              <w:rPr>
                <w:b/>
                <w:color w:val="1976A3"/>
              </w:rPr>
              <w:br/>
            </w:r>
            <w:r>
              <w:t>Did the ruler enact, target, fund, and enforce protection for poor regions, children, older people, women, minorities, disabled people, and marginalized groups, with evidence of actual incidence and exclusion?</w:t>
            </w:r>
          </w:p>
          <w:p w14:paraId="756A31FA" w14:textId="77777777" w:rsidR="004529C2" w:rsidRDefault="00000000">
            <w:pPr>
              <w:spacing w:after="0"/>
            </w:pPr>
            <w:r>
              <w:rPr>
                <w:b/>
              </w:rPr>
              <w:t xml:space="preserve">Most relevant evidence: </w:t>
            </w:r>
            <w:r>
              <w:t>Resources • Implementation and operational conduct • Outcomes</w:t>
            </w:r>
          </w:p>
        </w:tc>
      </w:tr>
    </w:tbl>
    <w:p w14:paraId="1F584ED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8B495B" w14:textId="77777777">
        <w:trPr>
          <w:cantSplit/>
          <w:jc w:val="center"/>
        </w:trPr>
        <w:tc>
          <w:tcPr>
            <w:tcW w:w="9972" w:type="dxa"/>
            <w:shd w:val="clear" w:color="auto" w:fill="F4F6F8"/>
            <w:tcMar>
              <w:top w:w="130" w:type="dxa"/>
              <w:left w:w="170" w:type="dxa"/>
              <w:bottom w:w="130" w:type="dxa"/>
              <w:right w:w="170" w:type="dxa"/>
            </w:tcMar>
          </w:tcPr>
          <w:p w14:paraId="19D4E01A" w14:textId="77777777" w:rsidR="004529C2" w:rsidRDefault="00000000">
            <w:pPr>
              <w:spacing w:after="100"/>
            </w:pPr>
            <w:r>
              <w:rPr>
                <w:b/>
                <w:color w:val="17324D"/>
                <w:sz w:val="22"/>
              </w:rPr>
              <w:lastRenderedPageBreak/>
              <w:t>6B.4 — Professional service delivery</w:t>
            </w:r>
          </w:p>
          <w:p w14:paraId="16A60B0E" w14:textId="77777777" w:rsidR="004529C2" w:rsidRDefault="00000000">
            <w:r>
              <w:rPr>
                <w:b/>
                <w:color w:val="1B8A89"/>
              </w:rPr>
              <w:t>Core question</w:t>
            </w:r>
            <w:r>
              <w:rPr>
                <w:b/>
                <w:color w:val="1B8A89"/>
              </w:rPr>
              <w:br/>
            </w:r>
            <w:r>
              <w:t>Were social services run by capable people with adequate resources?</w:t>
            </w:r>
          </w:p>
          <w:p w14:paraId="7B02E81B" w14:textId="77777777" w:rsidR="004529C2" w:rsidRDefault="00000000">
            <w:r>
              <w:rPr>
                <w:b/>
                <w:color w:val="1976A3"/>
              </w:rPr>
              <w:t>What researchers examine</w:t>
            </w:r>
            <w:r>
              <w:rPr>
                <w:b/>
                <w:color w:val="1976A3"/>
              </w:rPr>
              <w:br/>
            </w:r>
            <w:r>
              <w:t>Did the ruler appoint and retain qualified administrators, provide adequate staffing and resources, and use transparent procurement to deliver social services rather than patronage?</w:t>
            </w:r>
          </w:p>
          <w:p w14:paraId="398F53B6" w14:textId="77777777" w:rsidR="004529C2" w:rsidRDefault="00000000">
            <w:pPr>
              <w:spacing w:after="0"/>
            </w:pPr>
            <w:r>
              <w:rPr>
                <w:b/>
              </w:rPr>
              <w:t xml:space="preserve">Most relevant evidence: </w:t>
            </w:r>
            <w:r>
              <w:t>Personnel • Implementation and operational conduct • Outcomes</w:t>
            </w:r>
          </w:p>
        </w:tc>
      </w:tr>
    </w:tbl>
    <w:p w14:paraId="5C89F28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8F7EAFD" w14:textId="77777777">
        <w:trPr>
          <w:cantSplit/>
          <w:jc w:val="center"/>
        </w:trPr>
        <w:tc>
          <w:tcPr>
            <w:tcW w:w="9972" w:type="dxa"/>
            <w:shd w:val="clear" w:color="auto" w:fill="F4F6F8"/>
            <w:tcMar>
              <w:top w:w="130" w:type="dxa"/>
              <w:left w:w="170" w:type="dxa"/>
              <w:bottom w:w="130" w:type="dxa"/>
              <w:right w:w="170" w:type="dxa"/>
            </w:tcMar>
          </w:tcPr>
          <w:p w14:paraId="332A60BD" w14:textId="77777777" w:rsidR="004529C2" w:rsidRDefault="00000000">
            <w:pPr>
              <w:spacing w:after="100"/>
            </w:pPr>
            <w:r>
              <w:rPr>
                <w:b/>
                <w:color w:val="17324D"/>
                <w:sz w:val="22"/>
              </w:rPr>
              <w:t>6B.5 — Measurement and correction</w:t>
            </w:r>
          </w:p>
          <w:p w14:paraId="7BCE0CDF" w14:textId="77777777" w:rsidR="004529C2" w:rsidRDefault="00000000">
            <w:r>
              <w:rPr>
                <w:b/>
                <w:color w:val="1B8A89"/>
              </w:rPr>
              <w:t>Core question</w:t>
            </w:r>
            <w:r>
              <w:rPr>
                <w:b/>
                <w:color w:val="1B8A89"/>
              </w:rPr>
              <w:br/>
            </w:r>
            <w:r>
              <w:t>Did the ruler measure social programs honestly and fix what did not work?</w:t>
            </w:r>
          </w:p>
          <w:p w14:paraId="2AD0BB87" w14:textId="77777777" w:rsidR="004529C2" w:rsidRDefault="00000000">
            <w:r>
              <w:rPr>
                <w:b/>
                <w:color w:val="1976A3"/>
              </w:rPr>
              <w:t>What researchers examine</w:t>
            </w:r>
            <w:r>
              <w:rPr>
                <w:b/>
                <w:color w:val="1976A3"/>
              </w:rPr>
              <w:br/>
            </w:r>
            <w:r>
              <w:t>Did the ruler publish credible welfare and service data, permit audit and independent evaluation, and correct program design, implementation, or personnel when evidence showed failure?</w:t>
            </w:r>
          </w:p>
          <w:p w14:paraId="24B6EEE7" w14:textId="77777777" w:rsidR="004529C2" w:rsidRDefault="00000000">
            <w:pPr>
              <w:spacing w:after="0"/>
            </w:pPr>
            <w:r>
              <w:rPr>
                <w:b/>
              </w:rPr>
              <w:t xml:space="preserve">Most relevant evidence: </w:t>
            </w:r>
            <w:r>
              <w:t>Rhetoric and representations • Implementation and operational conduct • Outcomes</w:t>
            </w:r>
          </w:p>
        </w:tc>
      </w:tr>
    </w:tbl>
    <w:p w14:paraId="79FEA1E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1011A79" w14:textId="77777777">
        <w:trPr>
          <w:cantSplit/>
          <w:jc w:val="center"/>
        </w:trPr>
        <w:tc>
          <w:tcPr>
            <w:tcW w:w="9972" w:type="dxa"/>
            <w:shd w:val="clear" w:color="auto" w:fill="F4F6F8"/>
            <w:tcMar>
              <w:top w:w="130" w:type="dxa"/>
              <w:left w:w="170" w:type="dxa"/>
              <w:bottom w:w="130" w:type="dxa"/>
              <w:right w:w="170" w:type="dxa"/>
            </w:tcMar>
          </w:tcPr>
          <w:p w14:paraId="3897263E" w14:textId="77777777" w:rsidR="004529C2" w:rsidRDefault="00000000">
            <w:pPr>
              <w:spacing w:after="100"/>
            </w:pPr>
            <w:r>
              <w:rPr>
                <w:b/>
                <w:color w:val="17324D"/>
                <w:sz w:val="22"/>
              </w:rPr>
              <w:t>6B.6 — Protection during crises</w:t>
            </w:r>
          </w:p>
          <w:p w14:paraId="19A2D8E4" w14:textId="77777777" w:rsidR="004529C2" w:rsidRDefault="00000000">
            <w:r>
              <w:rPr>
                <w:b/>
                <w:color w:val="1B8A89"/>
              </w:rPr>
              <w:t>Core question</w:t>
            </w:r>
            <w:r>
              <w:rPr>
                <w:b/>
                <w:color w:val="1B8A89"/>
              </w:rPr>
              <w:br/>
            </w:r>
            <w:r>
              <w:t>Did the ruler reduce avoidable suffering during major crises?</w:t>
            </w:r>
          </w:p>
          <w:p w14:paraId="1767576E" w14:textId="77777777" w:rsidR="004529C2" w:rsidRDefault="00000000">
            <w:r>
              <w:rPr>
                <w:b/>
                <w:color w:val="1976A3"/>
              </w:rPr>
              <w:t>What researchers examine</w:t>
            </w:r>
            <w:r>
              <w:rPr>
                <w:b/>
                <w:color w:val="1976A3"/>
              </w:rPr>
              <w:br/>
            </w:r>
            <w:r>
              <w:t>Did preparedness laws, emergency decisions, funding, and implementation reduce avoidable and unequally distributed suffering during pandemics, disasters, displacement, famine, or economic shocks?</w:t>
            </w:r>
          </w:p>
          <w:p w14:paraId="7291DE11" w14:textId="77777777" w:rsidR="004529C2" w:rsidRDefault="00000000">
            <w:pPr>
              <w:spacing w:after="0"/>
            </w:pPr>
            <w:r>
              <w:rPr>
                <w:b/>
              </w:rPr>
              <w:t xml:space="preserve">Most relevant evidence: </w:t>
            </w:r>
            <w:r>
              <w:t>Resources • Implementation and operational conduct • Outcomes</w:t>
            </w:r>
          </w:p>
        </w:tc>
      </w:tr>
    </w:tbl>
    <w:p w14:paraId="02618E2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5DA4EE1" w14:textId="77777777">
        <w:trPr>
          <w:cantSplit/>
          <w:jc w:val="center"/>
        </w:trPr>
        <w:tc>
          <w:tcPr>
            <w:tcW w:w="9972" w:type="dxa"/>
            <w:shd w:val="clear" w:color="auto" w:fill="F4F6F8"/>
            <w:tcMar>
              <w:top w:w="130" w:type="dxa"/>
              <w:left w:w="170" w:type="dxa"/>
              <w:bottom w:w="130" w:type="dxa"/>
              <w:right w:w="170" w:type="dxa"/>
            </w:tcMar>
          </w:tcPr>
          <w:p w14:paraId="7397C4E9" w14:textId="77777777" w:rsidR="004529C2" w:rsidRDefault="00000000">
            <w:pPr>
              <w:spacing w:after="100"/>
            </w:pPr>
            <w:r>
              <w:rPr>
                <w:b/>
                <w:color w:val="17324D"/>
                <w:sz w:val="22"/>
              </w:rPr>
              <w:t>6B.7 — No political allocation of welfare</w:t>
            </w:r>
          </w:p>
          <w:p w14:paraId="206A0ED1" w14:textId="77777777" w:rsidR="004529C2" w:rsidRDefault="00000000">
            <w:r>
              <w:rPr>
                <w:b/>
                <w:color w:val="1B8A89"/>
              </w:rPr>
              <w:t>Core question</w:t>
            </w:r>
            <w:r>
              <w:rPr>
                <w:b/>
                <w:color w:val="1B8A89"/>
              </w:rPr>
              <w:br/>
            </w:r>
            <w:r>
              <w:t>Were benefits and basic needs protected from political favoritism and punishment?</w:t>
            </w:r>
          </w:p>
          <w:p w14:paraId="1FC72F2F" w14:textId="77777777" w:rsidR="004529C2" w:rsidRDefault="00000000">
            <w:r>
              <w:rPr>
                <w:b/>
                <w:color w:val="1976A3"/>
              </w:rPr>
              <w:t>What researchers examine</w:t>
            </w:r>
            <w:r>
              <w:rPr>
                <w:b/>
                <w:color w:val="1976A3"/>
              </w:rPr>
              <w:br/>
            </w:r>
            <w:r>
              <w:t>Did formal eligibility rules, administrative practice, and appeal systems prevent welfare, permits, jobs, food, and housing from becoming instruments of political loyalty or punishment?</w:t>
            </w:r>
          </w:p>
          <w:p w14:paraId="3769EDF3" w14:textId="77777777" w:rsidR="004529C2" w:rsidRDefault="00000000">
            <w:pPr>
              <w:spacing w:after="0"/>
            </w:pPr>
            <w:r>
              <w:rPr>
                <w:b/>
              </w:rPr>
              <w:t xml:space="preserve">Most relevant evidence: </w:t>
            </w:r>
            <w:r>
              <w:t>Formal acts and law • Implementation and operational conduct • Outcomes</w:t>
            </w:r>
          </w:p>
        </w:tc>
      </w:tr>
    </w:tbl>
    <w:p w14:paraId="5310F22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900C2B4" w14:textId="77777777">
        <w:trPr>
          <w:cantSplit/>
          <w:jc w:val="center"/>
        </w:trPr>
        <w:tc>
          <w:tcPr>
            <w:tcW w:w="9972" w:type="dxa"/>
            <w:shd w:val="clear" w:color="auto" w:fill="F4F6F8"/>
            <w:tcMar>
              <w:top w:w="130" w:type="dxa"/>
              <w:left w:w="170" w:type="dxa"/>
              <w:bottom w:w="130" w:type="dxa"/>
              <w:right w:w="170" w:type="dxa"/>
            </w:tcMar>
          </w:tcPr>
          <w:p w14:paraId="4C263834" w14:textId="77777777" w:rsidR="004529C2" w:rsidRDefault="00000000">
            <w:pPr>
              <w:spacing w:after="100"/>
            </w:pPr>
            <w:r>
              <w:rPr>
                <w:b/>
                <w:color w:val="17324D"/>
                <w:sz w:val="22"/>
              </w:rPr>
              <w:lastRenderedPageBreak/>
              <w:t>6B.8 — Dignity and equal opportunity</w:t>
            </w:r>
          </w:p>
          <w:p w14:paraId="7146F6A8" w14:textId="77777777" w:rsidR="004529C2" w:rsidRDefault="00000000">
            <w:r>
              <w:rPr>
                <w:b/>
                <w:color w:val="1B8A89"/>
              </w:rPr>
              <w:t>Core question</w:t>
            </w:r>
            <w:r>
              <w:rPr>
                <w:b/>
                <w:color w:val="1B8A89"/>
              </w:rPr>
              <w:br/>
            </w:r>
            <w:r>
              <w:t>Did the ruler protect equal dignity and opportunity in everyday life?</w:t>
            </w:r>
          </w:p>
          <w:p w14:paraId="4A718E15" w14:textId="77777777" w:rsidR="004529C2" w:rsidRDefault="00000000">
            <w:r>
              <w:rPr>
                <w:b/>
                <w:color w:val="1976A3"/>
              </w:rPr>
              <w:t>What researchers examine</w:t>
            </w:r>
            <w:r>
              <w:rPr>
                <w:b/>
                <w:color w:val="1976A3"/>
              </w:rPr>
              <w:br/>
            </w:r>
            <w:r>
              <w:t>Did the ruler enact and enforce equal-rights, anti-discrimination, accessibility, and dignity protections, with practical remedy rather than relying on national averages alone?</w:t>
            </w:r>
          </w:p>
          <w:p w14:paraId="016489A2" w14:textId="77777777" w:rsidR="004529C2" w:rsidRDefault="00000000">
            <w:pPr>
              <w:spacing w:after="0"/>
            </w:pPr>
            <w:r>
              <w:rPr>
                <w:b/>
              </w:rPr>
              <w:t xml:space="preserve">Most relevant evidence: </w:t>
            </w:r>
            <w:r>
              <w:t>Formal acts and law • Implementation and operational conduct • Outcomes</w:t>
            </w:r>
          </w:p>
        </w:tc>
      </w:tr>
    </w:tbl>
    <w:p w14:paraId="7D3A255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CBB09A4" w14:textId="77777777">
        <w:trPr>
          <w:cantSplit/>
          <w:jc w:val="center"/>
        </w:trPr>
        <w:tc>
          <w:tcPr>
            <w:tcW w:w="9972" w:type="dxa"/>
            <w:shd w:val="clear" w:color="auto" w:fill="F4F6F8"/>
            <w:tcMar>
              <w:top w:w="130" w:type="dxa"/>
              <w:left w:w="170" w:type="dxa"/>
              <w:bottom w:w="130" w:type="dxa"/>
              <w:right w:w="170" w:type="dxa"/>
            </w:tcMar>
          </w:tcPr>
          <w:p w14:paraId="3AB87269" w14:textId="77777777" w:rsidR="004529C2" w:rsidRDefault="00000000">
            <w:pPr>
              <w:spacing w:after="100"/>
            </w:pPr>
            <w:r>
              <w:rPr>
                <w:b/>
                <w:color w:val="17324D"/>
                <w:sz w:val="22"/>
              </w:rPr>
              <w:t>6B.9 — Durable social institutions</w:t>
            </w:r>
          </w:p>
          <w:p w14:paraId="5109ED8D" w14:textId="77777777" w:rsidR="004529C2" w:rsidRDefault="00000000">
            <w:r>
              <w:rPr>
                <w:b/>
                <w:color w:val="1B8A89"/>
              </w:rPr>
              <w:t>Core question</w:t>
            </w:r>
            <w:r>
              <w:rPr>
                <w:b/>
                <w:color w:val="1B8A89"/>
              </w:rPr>
              <w:br/>
            </w:r>
            <w:r>
              <w:t>Did the ruler build social institutions that could last beyond personal rule?</w:t>
            </w:r>
          </w:p>
          <w:p w14:paraId="04EB1809" w14:textId="77777777" w:rsidR="004529C2" w:rsidRDefault="00000000">
            <w:r>
              <w:rPr>
                <w:b/>
                <w:color w:val="1976A3"/>
              </w:rPr>
              <w:t>What researchers examine</w:t>
            </w:r>
            <w:r>
              <w:rPr>
                <w:b/>
                <w:color w:val="1976A3"/>
              </w:rPr>
              <w:br/>
            </w:r>
            <w:r>
              <w:t>Did the ruler create durable social institutions with statutory authority, reliable funding, professional staffing, transparent standards, and resilience beyond personal rule?</w:t>
            </w:r>
          </w:p>
          <w:p w14:paraId="4A05D4A1" w14:textId="77777777" w:rsidR="004529C2" w:rsidRDefault="00000000">
            <w:pPr>
              <w:spacing w:after="0"/>
            </w:pPr>
            <w:r>
              <w:rPr>
                <w:b/>
              </w:rPr>
              <w:t xml:space="preserve">Most relevant evidence: </w:t>
            </w:r>
            <w:r>
              <w:t>Resources • Implementation and operational conduct • Outcomes</w:t>
            </w:r>
          </w:p>
        </w:tc>
      </w:tr>
    </w:tbl>
    <w:p w14:paraId="0E6DBAA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39B75C5" w14:textId="77777777">
        <w:trPr>
          <w:cantSplit/>
          <w:jc w:val="center"/>
        </w:trPr>
        <w:tc>
          <w:tcPr>
            <w:tcW w:w="9972" w:type="dxa"/>
            <w:shd w:val="clear" w:color="auto" w:fill="F4F6F8"/>
            <w:tcMar>
              <w:top w:w="130" w:type="dxa"/>
              <w:left w:w="170" w:type="dxa"/>
              <w:bottom w:w="130" w:type="dxa"/>
              <w:right w:w="170" w:type="dxa"/>
            </w:tcMar>
          </w:tcPr>
          <w:p w14:paraId="229EB652" w14:textId="77777777" w:rsidR="004529C2" w:rsidRDefault="00000000">
            <w:pPr>
              <w:spacing w:after="100"/>
            </w:pPr>
            <w:r>
              <w:rPr>
                <w:b/>
                <w:color w:val="17324D"/>
                <w:sz w:val="22"/>
              </w:rPr>
              <w:t>6B.10 — Lasting life chances</w:t>
            </w:r>
          </w:p>
          <w:p w14:paraId="3DC521DC" w14:textId="77777777" w:rsidR="004529C2" w:rsidRDefault="00000000">
            <w:r>
              <w:rPr>
                <w:b/>
                <w:color w:val="1B8A89"/>
              </w:rPr>
              <w:t>Core question</w:t>
            </w:r>
            <w:r>
              <w:rPr>
                <w:b/>
                <w:color w:val="1B8A89"/>
              </w:rPr>
              <w:br/>
            </w:r>
            <w:r>
              <w:t>Did ordinary people finish the period with better life chances?</w:t>
            </w:r>
          </w:p>
          <w:p w14:paraId="4EB0C5FE" w14:textId="77777777" w:rsidR="004529C2" w:rsidRDefault="00000000">
            <w:r>
              <w:rPr>
                <w:b/>
                <w:color w:val="1976A3"/>
              </w:rPr>
              <w:t>What researchers examine</w:t>
            </w:r>
            <w:r>
              <w:rPr>
                <w:b/>
                <w:color w:val="1976A3"/>
              </w:rPr>
              <w:br/>
            </w:r>
            <w:r>
              <w:t>Did ordinary people, including disadvantaged groups, finish the period with durably better life chances than inherited, accounting for policy lag, baseline, donor or subnational roles, and external shocks?</w:t>
            </w:r>
          </w:p>
          <w:p w14:paraId="6EA88FA4" w14:textId="77777777" w:rsidR="004529C2" w:rsidRDefault="00000000">
            <w:pPr>
              <w:spacing w:after="0"/>
            </w:pPr>
            <w:r>
              <w:rPr>
                <w:b/>
              </w:rPr>
              <w:t xml:space="preserve">Most relevant evidence: </w:t>
            </w:r>
            <w:r>
              <w:t>Outcomes • Implementation and operational conduct</w:t>
            </w:r>
          </w:p>
        </w:tc>
      </w:tr>
    </w:tbl>
    <w:p w14:paraId="0E01F5B0" w14:textId="77777777" w:rsidR="004529C2" w:rsidRDefault="004529C2">
      <w:pPr>
        <w:spacing w:after="20"/>
      </w:pPr>
    </w:p>
    <w:p w14:paraId="7C3B22B9" w14:textId="77777777" w:rsidR="004529C2" w:rsidRDefault="00000000">
      <w:r>
        <w:br w:type="page"/>
      </w:r>
    </w:p>
    <w:p w14:paraId="03AFFF7C" w14:textId="77777777" w:rsidR="004529C2" w:rsidRDefault="00000000">
      <w:pPr>
        <w:pStyle w:val="Eyebrow"/>
      </w:pPr>
      <w:r>
        <w:lastRenderedPageBreak/>
        <w:t>SUBJECT AREA 7 OF 8</w:t>
      </w:r>
    </w:p>
    <w:p w14:paraId="11E8D74C" w14:textId="77777777" w:rsidR="004529C2" w:rsidRDefault="00000000">
      <w:pPr>
        <w:pStyle w:val="Heading1"/>
      </w:pPr>
      <w:r>
        <w:t>7. Ruler Personal Integrity and Honesty</w:t>
      </w:r>
    </w:p>
    <w:p w14:paraId="2C982845" w14:textId="77777777" w:rsidR="004529C2" w:rsidRDefault="00000000">
      <w:del w:id="135" w:author="Lior Shtram" w:date="2026-08-02T18:39:00Z">
        <w:r>
          <w:delText>Whether the ruler personally acted truthfully, avoided self-dealing, respected scrutiny, and set an ethical example.</w:delText>
        </w:r>
      </w:del>
      <w:ins w:id="136" w:author="Lior Shtram" w:date="2026-08-02T18:39:00Z">
        <w:r>
          <w:t>Whether the ruler personally acted truthfully, avoided using public office for personal, family, financial, political, partisan, or favored-group advantage, respected scrutiny, and set an ethical example.</w:t>
        </w:r>
      </w:ins>
    </w:p>
    <w:p w14:paraId="644DB89B" w14:textId="77777777" w:rsidR="004529C2" w:rsidRDefault="00000000">
      <w:ins w:id="137" w:author="Lior Shtram" w:date="2026-08-02T18:39:00Z">
        <w:r>
          <w:rPr>
            <w:b/>
          </w:rPr>
          <w:t>Preliminary focus.</w:t>
        </w:r>
        <w:r>
          <w:t xml:space="preserve"> Identify the most significant documented falsehoods, manipulation, or concealment; material personal, family, or business interests connected to office; major uses of public power benefiting close associates, the party, supporters, or favored groups; use of office to entrench power; and credible independent findings and the ruler’s response. Formal legality or claims of necessity do not determine legitimacy.</w:t>
        </w:r>
      </w:ins>
    </w:p>
    <w:tbl>
      <w:tblPr>
        <w:tblW w:w="0" w:type="auto"/>
        <w:jc w:val="center"/>
        <w:tblLook w:val="04A0" w:firstRow="1" w:lastRow="0" w:firstColumn="1" w:lastColumn="0" w:noHBand="0" w:noVBand="1"/>
      </w:tblPr>
      <w:tblGrid>
        <w:gridCol w:w="9972"/>
      </w:tblGrid>
      <w:tr w:rsidR="004529C2" w14:paraId="41317829" w14:textId="77777777">
        <w:trPr>
          <w:cantSplit/>
          <w:jc w:val="center"/>
        </w:trPr>
        <w:tc>
          <w:tcPr>
            <w:tcW w:w="9972" w:type="dxa"/>
            <w:shd w:val="clear" w:color="auto" w:fill="F4F6F8"/>
            <w:tcMar>
              <w:top w:w="130" w:type="dxa"/>
              <w:left w:w="170" w:type="dxa"/>
              <w:bottom w:w="130" w:type="dxa"/>
              <w:right w:w="170" w:type="dxa"/>
            </w:tcMar>
          </w:tcPr>
          <w:p w14:paraId="14AFEE79" w14:textId="77777777" w:rsidR="004529C2" w:rsidRDefault="00000000">
            <w:pPr>
              <w:spacing w:after="100"/>
            </w:pPr>
            <w:del w:id="138" w:author="Lior Shtram" w:date="2026-08-02T18:39:00Z">
              <w:r>
                <w:rPr>
                  <w:b/>
                  <w:color w:val="17324D"/>
                  <w:sz w:val="22"/>
                </w:rPr>
                <w:delText>7B.1 — Truthfulness</w:delText>
              </w:r>
            </w:del>
            <w:ins w:id="139" w:author="Lior Shtram" w:date="2026-08-02T18:39:00Z">
              <w:r>
                <w:rPr>
                  <w:b/>
                  <w:color w:val="17324D"/>
                  <w:sz w:val="22"/>
                </w:rPr>
                <w:t>7B.1 — Truthfulness and misleading communication</w:t>
              </w:r>
            </w:ins>
          </w:p>
          <w:p w14:paraId="3C5C5B78" w14:textId="77777777" w:rsidR="004529C2" w:rsidRDefault="00000000">
            <w:r>
              <w:rPr>
                <w:b/>
                <w:color w:val="1B8A89"/>
              </w:rPr>
              <w:t>Core question</w:t>
            </w:r>
            <w:r>
              <w:rPr>
                <w:b/>
                <w:color w:val="1B8A89"/>
              </w:rPr>
              <w:br/>
            </w:r>
            <w:r>
              <w:t>Did the ruler tell the truth when lying could protect their power or reputation?</w:t>
            </w:r>
          </w:p>
          <w:p w14:paraId="3E2DD752" w14:textId="77777777" w:rsidR="004529C2" w:rsidRDefault="00000000">
            <w:r>
              <w:rPr>
                <w:b/>
                <w:color w:val="1976A3"/>
              </w:rPr>
              <w:t>What researchers examine</w:t>
            </w:r>
            <w:r>
              <w:rPr>
                <w:b/>
                <w:color w:val="1976A3"/>
              </w:rPr>
              <w:br/>
            </w:r>
            <w:del w:id="140" w:author="Lior Shtram" w:date="2026-08-02T18:39:00Z">
              <w:r>
                <w:delText>Does the ruler tell the truth in verifiable public statements, formal records, legislative testimony, courts, and international commitments, especially when deception would protect power, benefit, or reputation?</w:delText>
              </w:r>
            </w:del>
            <w:ins w:id="141" w:author="Lior Shtram" w:date="2026-08-02T18:39:00Z">
              <w:r>
                <w:t>Examine explicit falsehoods, deliberate material omissions, fabricated or distorted evidence, selective presentation of data, coordinated misinformation, and attempts to manipulate public understanding or sentiment through knowingly false or seriously misleading claims, especially when deception would protect power, benefit, or reputation.</w:t>
              </w:r>
            </w:ins>
          </w:p>
          <w:p w14:paraId="7FAA3EA0" w14:textId="77777777" w:rsidR="004529C2" w:rsidRDefault="00000000">
            <w:pPr>
              <w:spacing w:after="0"/>
            </w:pPr>
            <w:r>
              <w:rPr>
                <w:b/>
              </w:rPr>
              <w:t xml:space="preserve">Most relevant evidence: </w:t>
            </w:r>
            <w:r>
              <w:t>Rhetoric and representations • Formal acts and law</w:t>
            </w:r>
          </w:p>
        </w:tc>
      </w:tr>
    </w:tbl>
    <w:p w14:paraId="21DB964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7E22ED0" w14:textId="77777777">
        <w:trPr>
          <w:cantSplit/>
          <w:jc w:val="center"/>
        </w:trPr>
        <w:tc>
          <w:tcPr>
            <w:tcW w:w="9972" w:type="dxa"/>
            <w:shd w:val="clear" w:color="auto" w:fill="F4F6F8"/>
            <w:tcMar>
              <w:top w:w="130" w:type="dxa"/>
              <w:left w:w="170" w:type="dxa"/>
              <w:bottom w:w="130" w:type="dxa"/>
              <w:right w:w="170" w:type="dxa"/>
            </w:tcMar>
          </w:tcPr>
          <w:p w14:paraId="00213CC0" w14:textId="77777777" w:rsidR="004529C2" w:rsidRDefault="00000000">
            <w:pPr>
              <w:spacing w:after="100"/>
            </w:pPr>
            <w:r>
              <w:rPr>
                <w:b/>
                <w:color w:val="17324D"/>
                <w:sz w:val="22"/>
              </w:rPr>
              <w:t>7B.2 — Correcting falsehoods and errors</w:t>
            </w:r>
          </w:p>
          <w:p w14:paraId="16243724" w14:textId="77777777" w:rsidR="004529C2" w:rsidRDefault="00000000">
            <w:r>
              <w:rPr>
                <w:b/>
                <w:color w:val="1B8A89"/>
              </w:rPr>
              <w:t>Core question</w:t>
            </w:r>
            <w:r>
              <w:rPr>
                <w:b/>
                <w:color w:val="1B8A89"/>
              </w:rPr>
              <w:br/>
            </w:r>
            <w:r>
              <w:t>Did the ruler admit and correct false claims and mistakes?</w:t>
            </w:r>
          </w:p>
          <w:p w14:paraId="06642C10" w14:textId="77777777" w:rsidR="004529C2" w:rsidRDefault="00000000">
            <w:r>
              <w:rPr>
                <w:b/>
                <w:color w:val="1976A3"/>
              </w:rPr>
              <w:t>What researchers examine</w:t>
            </w:r>
            <w:r>
              <w:rPr>
                <w:b/>
                <w:color w:val="1976A3"/>
              </w:rPr>
              <w:br/>
            </w:r>
            <w:r>
              <w:t>When reliable records, courts, audits, or investigations expose error or falsehood, does the ruler correct the record, comply, and remedy harm rather than retaliate, conceal, or knowingly repeat the claim?</w:t>
            </w:r>
          </w:p>
          <w:p w14:paraId="4BFB0456" w14:textId="77777777" w:rsidR="004529C2" w:rsidRDefault="00000000">
            <w:pPr>
              <w:spacing w:after="0"/>
            </w:pPr>
            <w:r>
              <w:rPr>
                <w:b/>
              </w:rPr>
              <w:t xml:space="preserve">Most relevant evidence: </w:t>
            </w:r>
            <w:r>
              <w:t>Rhetoric and representations • Implementation and operational conduct • Outcomes</w:t>
            </w:r>
          </w:p>
        </w:tc>
      </w:tr>
    </w:tbl>
    <w:p w14:paraId="3B2AD03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23D7697" w14:textId="77777777">
        <w:trPr>
          <w:cantSplit/>
          <w:jc w:val="center"/>
        </w:trPr>
        <w:tc>
          <w:tcPr>
            <w:tcW w:w="9972" w:type="dxa"/>
            <w:shd w:val="clear" w:color="auto" w:fill="F4F6F8"/>
            <w:tcMar>
              <w:top w:w="130" w:type="dxa"/>
              <w:left w:w="170" w:type="dxa"/>
              <w:bottom w:w="130" w:type="dxa"/>
              <w:right w:w="170" w:type="dxa"/>
            </w:tcMar>
          </w:tcPr>
          <w:p w14:paraId="74834C36" w14:textId="77777777" w:rsidR="004529C2" w:rsidRDefault="00000000">
            <w:pPr>
              <w:spacing w:after="100"/>
            </w:pPr>
            <w:r>
              <w:rPr>
                <w:b/>
                <w:color w:val="17324D"/>
                <w:sz w:val="22"/>
              </w:rPr>
              <w:lastRenderedPageBreak/>
              <w:t>7B.3 — Conflicts of interest</w:t>
            </w:r>
          </w:p>
          <w:p w14:paraId="6C0F9938" w14:textId="77777777" w:rsidR="004529C2" w:rsidRDefault="00000000">
            <w:r>
              <w:rPr>
                <w:b/>
                <w:color w:val="1B8A89"/>
              </w:rPr>
              <w:t>Core question</w:t>
            </w:r>
            <w:r>
              <w:rPr>
                <w:b/>
                <w:color w:val="1B8A89"/>
              </w:rPr>
              <w:br/>
            </w:r>
            <w:r>
              <w:t>Did the ruler keep personal and family interests separate from public decisions?</w:t>
            </w:r>
          </w:p>
          <w:p w14:paraId="2D75DEE0" w14:textId="77777777" w:rsidR="004529C2" w:rsidRDefault="00000000">
            <w:r>
              <w:rPr>
                <w:b/>
                <w:color w:val="1976A3"/>
              </w:rPr>
              <w:t>What researchers examine</w:t>
            </w:r>
            <w:r>
              <w:rPr>
                <w:b/>
                <w:color w:val="1976A3"/>
              </w:rPr>
              <w:br/>
            </w:r>
            <w:r>
              <w:t>Does the ruler support and personally comply with conflict-of-interest, disclosure, recusal, divestment, and ethics rules separating personal, family, and business interests from state decisions?</w:t>
            </w:r>
          </w:p>
          <w:p w14:paraId="1DF3EFA6" w14:textId="77777777" w:rsidR="004529C2" w:rsidRDefault="00000000">
            <w:pPr>
              <w:spacing w:after="0"/>
            </w:pPr>
            <w:r>
              <w:rPr>
                <w:b/>
              </w:rPr>
              <w:t xml:space="preserve">Most relevant evidence: </w:t>
            </w:r>
            <w:r>
              <w:t>Formal acts and law • Implementation and operational conduct • Outcomes</w:t>
            </w:r>
          </w:p>
        </w:tc>
      </w:tr>
    </w:tbl>
    <w:p w14:paraId="7AFB5D0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F56F25E" w14:textId="77777777">
        <w:trPr>
          <w:cantSplit/>
          <w:jc w:val="center"/>
        </w:trPr>
        <w:tc>
          <w:tcPr>
            <w:tcW w:w="9972" w:type="dxa"/>
            <w:shd w:val="clear" w:color="auto" w:fill="F4F6F8"/>
            <w:tcMar>
              <w:top w:w="130" w:type="dxa"/>
              <w:left w:w="170" w:type="dxa"/>
              <w:bottom w:w="130" w:type="dxa"/>
              <w:right w:w="170" w:type="dxa"/>
            </w:tcMar>
          </w:tcPr>
          <w:p w14:paraId="182D2ED6" w14:textId="77777777" w:rsidR="004529C2" w:rsidRDefault="00000000">
            <w:pPr>
              <w:spacing w:after="100"/>
            </w:pPr>
            <w:r>
              <w:rPr>
                <w:b/>
                <w:color w:val="17324D"/>
                <w:sz w:val="22"/>
              </w:rPr>
              <w:t>7B.4 — Personal profit from office</w:t>
            </w:r>
          </w:p>
          <w:p w14:paraId="186A984B" w14:textId="77777777" w:rsidR="004529C2" w:rsidRDefault="00000000">
            <w:r>
              <w:rPr>
                <w:b/>
                <w:color w:val="1B8A89"/>
              </w:rPr>
              <w:t>Core question</w:t>
            </w:r>
            <w:r>
              <w:rPr>
                <w:b/>
                <w:color w:val="1B8A89"/>
              </w:rPr>
              <w:br/>
            </w:r>
            <w:r>
              <w:t>Did the ruler or close family improperly profit from public office?</w:t>
            </w:r>
          </w:p>
          <w:p w14:paraId="4C6132D6" w14:textId="77777777" w:rsidR="004529C2" w:rsidRDefault="00000000">
            <w:r>
              <w:rPr>
                <w:b/>
                <w:color w:val="1976A3"/>
              </w:rPr>
              <w:t>What researchers examine</w:t>
            </w:r>
            <w:r>
              <w:rPr>
                <w:b/>
                <w:color w:val="1976A3"/>
              </w:rPr>
              <w:br/>
            </w:r>
            <w:r>
              <w:t>Do asset, tax, gift, ownership, contract, foundation, emolument, bribe, insider-access, and legal records show that the ruler or close family profited from office, and did the ruler permit final findings, recovery, and accountability?</w:t>
            </w:r>
          </w:p>
          <w:p w14:paraId="47E8216B" w14:textId="77777777" w:rsidR="004529C2" w:rsidRDefault="00000000">
            <w:pPr>
              <w:spacing w:after="0"/>
            </w:pPr>
            <w:r>
              <w:rPr>
                <w:b/>
              </w:rPr>
              <w:t xml:space="preserve">Most relevant evidence: </w:t>
            </w:r>
            <w:r>
              <w:t>Resources • Implementation and operational conduct • Outcomes</w:t>
            </w:r>
          </w:p>
        </w:tc>
      </w:tr>
    </w:tbl>
    <w:p w14:paraId="359CDA9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9CFA77A" w14:textId="77777777">
        <w:trPr>
          <w:cantSplit/>
          <w:jc w:val="center"/>
        </w:trPr>
        <w:tc>
          <w:tcPr>
            <w:tcW w:w="9972" w:type="dxa"/>
            <w:shd w:val="clear" w:color="auto" w:fill="F4F6F8"/>
            <w:tcMar>
              <w:top w:w="130" w:type="dxa"/>
              <w:left w:w="170" w:type="dxa"/>
              <w:bottom w:w="130" w:type="dxa"/>
              <w:right w:w="170" w:type="dxa"/>
            </w:tcMar>
          </w:tcPr>
          <w:p w14:paraId="5D7A8F8C" w14:textId="77777777" w:rsidR="004529C2" w:rsidRDefault="00000000">
            <w:pPr>
              <w:spacing w:after="100"/>
            </w:pPr>
            <w:r>
              <w:rPr>
                <w:b/>
                <w:color w:val="17324D"/>
                <w:sz w:val="22"/>
              </w:rPr>
              <w:t>7B.5 — Nepotism and loyalist appointments</w:t>
            </w:r>
          </w:p>
          <w:p w14:paraId="41E1CCA5" w14:textId="77777777" w:rsidR="004529C2" w:rsidRDefault="00000000">
            <w:r>
              <w:rPr>
                <w:b/>
                <w:color w:val="1B8A89"/>
              </w:rPr>
              <w:t>Core question</w:t>
            </w:r>
            <w:r>
              <w:rPr>
                <w:b/>
                <w:color w:val="1B8A89"/>
              </w:rPr>
              <w:br/>
            </w:r>
            <w:r>
              <w:t>Did the ruler choose officials for competence rather than personal loyalty or connections?</w:t>
            </w:r>
          </w:p>
          <w:p w14:paraId="0E74A72B" w14:textId="77777777" w:rsidR="004529C2" w:rsidRDefault="00000000">
            <w:r>
              <w:rPr>
                <w:b/>
                <w:color w:val="1976A3"/>
              </w:rPr>
              <w:t>What researchers examine</w:t>
            </w:r>
            <w:r>
              <w:rPr>
                <w:b/>
                <w:color w:val="1976A3"/>
              </w:rPr>
              <w:br/>
            </w:r>
            <w:del w:id="142" w:author="Lior Shtram" w:date="2026-08-02T18:39:00Z">
              <w:r>
                <w:delText>Do the ruler's appointments and removals reflect competence and lawful process, or family, friendship, donations, business ties, and loyalty used to protect personal power or self-dealing?</w:delText>
              </w:r>
            </w:del>
            <w:ins w:id="143" w:author="Lior Shtram" w:date="2026-08-02T18:39:00Z">
              <w:r>
                <w:t>Do the ruler's appointments and removals reflect competence and lawful process, or family, friendship, donations, business ties, and loyalty used to protect or entrench personal or political power?</w:t>
              </w:r>
            </w:ins>
          </w:p>
          <w:p w14:paraId="2C3DCC34" w14:textId="77777777" w:rsidR="004529C2" w:rsidRDefault="00000000">
            <w:pPr>
              <w:spacing w:after="0"/>
            </w:pPr>
            <w:r>
              <w:rPr>
                <w:b/>
              </w:rPr>
              <w:t xml:space="preserve">Most relevant evidence: </w:t>
            </w:r>
            <w:r>
              <w:t>Personnel • Implementation and operational conduct • Outcomes</w:t>
            </w:r>
          </w:p>
        </w:tc>
      </w:tr>
    </w:tbl>
    <w:p w14:paraId="0E58E33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FFD4EC0" w14:textId="77777777">
        <w:trPr>
          <w:cantSplit/>
          <w:jc w:val="center"/>
        </w:trPr>
        <w:tc>
          <w:tcPr>
            <w:tcW w:w="9972" w:type="dxa"/>
            <w:shd w:val="clear" w:color="auto" w:fill="F4F6F8"/>
            <w:tcMar>
              <w:top w:w="130" w:type="dxa"/>
              <w:left w:w="170" w:type="dxa"/>
              <w:bottom w:w="130" w:type="dxa"/>
              <w:right w:w="170" w:type="dxa"/>
            </w:tcMar>
          </w:tcPr>
          <w:p w14:paraId="0310898C" w14:textId="77777777" w:rsidR="004529C2" w:rsidRDefault="00000000">
            <w:pPr>
              <w:spacing w:after="100"/>
            </w:pPr>
            <w:r>
              <w:rPr>
                <w:b/>
                <w:color w:val="17324D"/>
                <w:sz w:val="22"/>
              </w:rPr>
              <w:t>7B.6 — Independent investigation</w:t>
            </w:r>
          </w:p>
          <w:p w14:paraId="2C7982EC" w14:textId="77777777" w:rsidR="004529C2" w:rsidRDefault="00000000">
            <w:r>
              <w:rPr>
                <w:b/>
                <w:color w:val="1B8A89"/>
              </w:rPr>
              <w:t>Core question</w:t>
            </w:r>
            <w:r>
              <w:rPr>
                <w:b/>
                <w:color w:val="1B8A89"/>
              </w:rPr>
              <w:br/>
            </w:r>
            <w:r>
              <w:t>Could independent institutions investigate the ruler and close associates?</w:t>
            </w:r>
          </w:p>
          <w:p w14:paraId="4CA06104" w14:textId="77777777" w:rsidR="004529C2" w:rsidRDefault="00000000">
            <w:r>
              <w:rPr>
                <w:b/>
                <w:color w:val="1976A3"/>
              </w:rPr>
              <w:t>What researchers examine</w:t>
            </w:r>
            <w:r>
              <w:rPr>
                <w:b/>
                <w:color w:val="1976A3"/>
              </w:rPr>
              <w:br/>
            </w:r>
            <w:r>
              <w:t>Did the ruler preserve the law, jurisdiction, appointments, funding, and access needed for independent investigation of their conduct, assets, campaigns, associates, and concealed decisions?</w:t>
            </w:r>
          </w:p>
          <w:p w14:paraId="3FB6B9A9" w14:textId="77777777" w:rsidR="004529C2" w:rsidRDefault="00000000">
            <w:pPr>
              <w:spacing w:after="0"/>
            </w:pPr>
            <w:r>
              <w:rPr>
                <w:b/>
              </w:rPr>
              <w:t xml:space="preserve">Most relevant evidence: </w:t>
            </w:r>
            <w:r>
              <w:t>Formal acts and law • Personnel • Implementation and operational conduct</w:t>
            </w:r>
          </w:p>
        </w:tc>
      </w:tr>
    </w:tbl>
    <w:p w14:paraId="13C30B1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37B37F2" w14:textId="77777777">
        <w:trPr>
          <w:cantSplit/>
          <w:jc w:val="center"/>
        </w:trPr>
        <w:tc>
          <w:tcPr>
            <w:tcW w:w="9972" w:type="dxa"/>
            <w:shd w:val="clear" w:color="auto" w:fill="F4F6F8"/>
            <w:tcMar>
              <w:top w:w="130" w:type="dxa"/>
              <w:left w:w="170" w:type="dxa"/>
              <w:bottom w:w="130" w:type="dxa"/>
              <w:right w:w="170" w:type="dxa"/>
            </w:tcMar>
          </w:tcPr>
          <w:p w14:paraId="3C8D6E69" w14:textId="77777777" w:rsidR="004529C2" w:rsidRDefault="00000000">
            <w:pPr>
              <w:spacing w:after="100"/>
            </w:pPr>
            <w:del w:id="144" w:author="Lior Shtram" w:date="2026-08-02T18:39:00Z">
              <w:r>
                <w:rPr>
                  <w:b/>
                  <w:color w:val="17324D"/>
                  <w:sz w:val="22"/>
                </w:rPr>
                <w:lastRenderedPageBreak/>
                <w:delText>7B.7 — Obstruction and concealment</w:delText>
              </w:r>
            </w:del>
            <w:ins w:id="145" w:author="Lior Shtram" w:date="2026-08-02T18:39:00Z">
              <w:r>
                <w:rPr>
                  <w:b/>
                  <w:color w:val="17324D"/>
                  <w:sz w:val="22"/>
                </w:rPr>
                <w:t>7B.7 — Transparency, concealment, and obstruction</w:t>
              </w:r>
            </w:ins>
          </w:p>
          <w:p w14:paraId="18D1920E" w14:textId="77777777" w:rsidR="004529C2" w:rsidRDefault="00000000">
            <w:r>
              <w:rPr>
                <w:b/>
                <w:color w:val="1B8A89"/>
              </w:rPr>
              <w:t>Core question</w:t>
            </w:r>
            <w:r>
              <w:rPr>
                <w:b/>
                <w:color w:val="1B8A89"/>
              </w:rPr>
              <w:br/>
            </w:r>
            <w:del w:id="146" w:author="Lior Shtram" w:date="2026-08-02T18:39:00Z">
              <w:r>
                <w:delText>Did the ruler obey accountability processes rather than obstruct or conceal wrongdoing?</w:delText>
              </w:r>
            </w:del>
            <w:ins w:id="147" w:author="Lior Shtram" w:date="2026-08-02T18:39:00Z">
              <w:r>
                <w:t>Did the ruler make material public decisions and information reasonably transparent rather than conceal, distort, or obstruct scrutiny?</w:t>
              </w:r>
            </w:ins>
          </w:p>
          <w:p w14:paraId="3ADCE9BE" w14:textId="77777777" w:rsidR="004529C2" w:rsidRDefault="00000000">
            <w:r>
              <w:rPr>
                <w:b/>
                <w:color w:val="1976A3"/>
              </w:rPr>
              <w:t>What researchers examine</w:t>
            </w:r>
            <w:r>
              <w:rPr>
                <w:b/>
                <w:color w:val="1976A3"/>
              </w:rPr>
              <w:br/>
            </w:r>
            <w:del w:id="148" w:author="Lior Shtram" w:date="2026-08-02T18:39:00Z">
              <w:r>
                <w:delText>Did the ruler comply with subpoenas, judgments, audits, and disclosure duties, or use vetoes, decrees, pardons, dismissals, secrecy, or retaliation to conceal conduct and obstruct accountability?</w:delText>
              </w:r>
            </w:del>
            <w:ins w:id="149" w:author="Lior Shtram" w:date="2026-08-02T18:39:00Z">
              <w:r>
                <w:t>Did the ruler disclose material information about public decisions, government performance, public resources, conflicts of interest, and significant risks, and comply with subpoenas, judgments, audits, disclosure duties, and legitimate investigations? Genuine security, diplomatic, investigative, or personal confidentiality may justify proportionate secrecy, but the ruler’s assertion of emergency, public order, national security, or national interest is not sufficient.</w:t>
              </w:r>
            </w:ins>
          </w:p>
          <w:p w14:paraId="480002E0" w14:textId="77777777" w:rsidR="004529C2" w:rsidRDefault="00000000">
            <w:pPr>
              <w:spacing w:after="0"/>
            </w:pPr>
            <w:r>
              <w:rPr>
                <w:b/>
              </w:rPr>
              <w:t xml:space="preserve">Most relevant evidence: </w:t>
            </w:r>
            <w:r>
              <w:t>Formal acts and law • Implementation and operational conduct • Rhetoric and representations</w:t>
            </w:r>
          </w:p>
        </w:tc>
      </w:tr>
    </w:tbl>
    <w:p w14:paraId="691E205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CED013B" w14:textId="77777777">
        <w:trPr>
          <w:cantSplit/>
          <w:jc w:val="center"/>
        </w:trPr>
        <w:tc>
          <w:tcPr>
            <w:tcW w:w="9972" w:type="dxa"/>
            <w:shd w:val="clear" w:color="auto" w:fill="F4F6F8"/>
            <w:tcMar>
              <w:top w:w="130" w:type="dxa"/>
              <w:left w:w="170" w:type="dxa"/>
              <w:bottom w:w="130" w:type="dxa"/>
              <w:right w:w="170" w:type="dxa"/>
            </w:tcMar>
          </w:tcPr>
          <w:p w14:paraId="43CAC8B9" w14:textId="77777777" w:rsidR="004529C2" w:rsidRDefault="00000000">
            <w:pPr>
              <w:spacing w:after="100"/>
            </w:pPr>
            <w:r>
              <w:rPr>
                <w:b/>
                <w:color w:val="17324D"/>
                <w:sz w:val="22"/>
              </w:rPr>
              <w:t>7B.8 — Promises and good faith</w:t>
            </w:r>
          </w:p>
          <w:p w14:paraId="5583405D" w14:textId="77777777" w:rsidR="004529C2" w:rsidRDefault="00000000">
            <w:r>
              <w:rPr>
                <w:b/>
                <w:color w:val="1B8A89"/>
              </w:rPr>
              <w:t>Core question</w:t>
            </w:r>
            <w:r>
              <w:rPr>
                <w:b/>
                <w:color w:val="1B8A89"/>
              </w:rPr>
              <w:br/>
            </w:r>
            <w:r>
              <w:t>Did the ruler keep commitments and explain changes honestly?</w:t>
            </w:r>
          </w:p>
          <w:p w14:paraId="274923DA" w14:textId="77777777" w:rsidR="004529C2" w:rsidRDefault="00000000">
            <w:r>
              <w:rPr>
                <w:b/>
                <w:color w:val="1976A3"/>
              </w:rPr>
              <w:t>What researchers examine</w:t>
            </w:r>
            <w:r>
              <w:rPr>
                <w:b/>
                <w:color w:val="1976A3"/>
              </w:rPr>
              <w:br/>
            </w:r>
            <w:r>
              <w:t>Do the ruler's documented legislative positions, formal commitments, and implemented decisions show consistent good-faith promises, or opportunistic reversal and concealed tradeoffs for personal advantage?</w:t>
            </w:r>
          </w:p>
          <w:p w14:paraId="3BF12389" w14:textId="77777777" w:rsidR="004529C2" w:rsidRDefault="00000000">
            <w:pPr>
              <w:spacing w:after="0"/>
            </w:pPr>
            <w:r>
              <w:rPr>
                <w:b/>
              </w:rPr>
              <w:t xml:space="preserve">Most relevant evidence: </w:t>
            </w:r>
            <w:r>
              <w:t>Rhetoric and representations • Formal acts and law • Implementation and operational conduct</w:t>
            </w:r>
          </w:p>
        </w:tc>
      </w:tr>
    </w:tbl>
    <w:p w14:paraId="1B5512B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BAFF4A" w14:textId="77777777">
        <w:trPr>
          <w:cantSplit/>
          <w:jc w:val="center"/>
        </w:trPr>
        <w:tc>
          <w:tcPr>
            <w:tcW w:w="9972" w:type="dxa"/>
            <w:shd w:val="clear" w:color="auto" w:fill="F4F6F8"/>
            <w:tcMar>
              <w:top w:w="130" w:type="dxa"/>
              <w:left w:w="170" w:type="dxa"/>
              <w:bottom w:w="130" w:type="dxa"/>
              <w:right w:w="170" w:type="dxa"/>
            </w:tcMar>
          </w:tcPr>
          <w:p w14:paraId="29BAFD79" w14:textId="77777777" w:rsidR="004529C2" w:rsidRDefault="00000000">
            <w:pPr>
              <w:spacing w:after="100"/>
            </w:pPr>
            <w:r>
              <w:rPr>
                <w:b/>
                <w:color w:val="17324D"/>
                <w:sz w:val="22"/>
              </w:rPr>
              <w:t>7B.9 — Favoritism and clientelism</w:t>
            </w:r>
          </w:p>
          <w:p w14:paraId="059AD763" w14:textId="77777777" w:rsidR="004529C2" w:rsidRDefault="00000000">
            <w:r>
              <w:rPr>
                <w:b/>
                <w:color w:val="1B8A89"/>
              </w:rPr>
              <w:t>Core question</w:t>
            </w:r>
            <w:r>
              <w:rPr>
                <w:b/>
                <w:color w:val="1B8A89"/>
              </w:rPr>
              <w:br/>
            </w:r>
            <w:del w:id="150" w:author="Lior Shtram" w:date="2026-08-02T18:39:00Z">
              <w:r>
                <w:delText>Did the ruler avoid using public power to reward favored people and networks?</w:delText>
              </w:r>
            </w:del>
            <w:ins w:id="151" w:author="Lior Shtram" w:date="2026-08-02T18:39:00Z">
              <w:r>
                <w:t>Did the ruler avoid using public power to reward favored people and networks or to entrench personal or political power?</w:t>
              </w:r>
            </w:ins>
          </w:p>
          <w:p w14:paraId="2045AEEF" w14:textId="77777777" w:rsidR="004529C2" w:rsidRDefault="00000000">
            <w:r>
              <w:rPr>
                <w:b/>
                <w:color w:val="1976A3"/>
              </w:rPr>
              <w:t>What researchers examine</w:t>
            </w:r>
            <w:r>
              <w:rPr>
                <w:b/>
                <w:color w:val="1976A3"/>
              </w:rPr>
              <w:br/>
            </w:r>
            <w:del w:id="152" w:author="Lior Shtram" w:date="2026-08-02T18:39:00Z">
              <w:r>
                <w:delText>Did the ruler personally direct, benefit from, knowingly tolerate, or correct favoritism and clientelism in procurement, licensing, pardons, enforcement, and privileged access?</w:delText>
              </w:r>
            </w:del>
            <w:ins w:id="153" w:author="Lior Shtram" w:date="2026-08-02T18:39:00Z">
              <w:r>
                <w:t>Did the ruler personally direct, benefit from, knowingly tolerate, or correct favoritism and clientelism in appointments, procurement, licensing, pardons, enforcement, public resources, and privileged access that advantaged family, friends, business associates, the ruling party, supporters, or favored socioeconomic, ethnic, or religious groups? A policy is not adverse merely because it benefits a group; look for improper preference, discrimination, reciprocal political support, personal benefit, or entrenchment.</w:t>
              </w:r>
            </w:ins>
          </w:p>
          <w:p w14:paraId="2C54C29E" w14:textId="77777777" w:rsidR="004529C2" w:rsidRDefault="00000000">
            <w:pPr>
              <w:spacing w:after="0"/>
            </w:pPr>
            <w:r>
              <w:rPr>
                <w:b/>
              </w:rPr>
              <w:t xml:space="preserve">Most relevant evidence: </w:t>
            </w:r>
            <w:r>
              <w:t>Resources • Implementation and operational conduct • Outcomes</w:t>
            </w:r>
          </w:p>
        </w:tc>
      </w:tr>
    </w:tbl>
    <w:p w14:paraId="02E0963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9DAA599" w14:textId="77777777">
        <w:trPr>
          <w:cantSplit/>
          <w:jc w:val="center"/>
        </w:trPr>
        <w:tc>
          <w:tcPr>
            <w:tcW w:w="9972" w:type="dxa"/>
            <w:shd w:val="clear" w:color="auto" w:fill="F4F6F8"/>
            <w:tcMar>
              <w:top w:w="130" w:type="dxa"/>
              <w:left w:w="170" w:type="dxa"/>
              <w:bottom w:w="130" w:type="dxa"/>
              <w:right w:w="170" w:type="dxa"/>
            </w:tcMar>
          </w:tcPr>
          <w:p w14:paraId="7CEECD9C" w14:textId="77777777" w:rsidR="004529C2" w:rsidRDefault="00000000">
            <w:pPr>
              <w:spacing w:after="100"/>
            </w:pPr>
            <w:r>
              <w:rPr>
                <w:b/>
                <w:color w:val="17324D"/>
                <w:sz w:val="22"/>
              </w:rPr>
              <w:lastRenderedPageBreak/>
              <w:t>7B.10 — Ethical example and public trust</w:t>
            </w:r>
          </w:p>
          <w:p w14:paraId="7052C485" w14:textId="77777777" w:rsidR="004529C2" w:rsidRDefault="00000000">
            <w:r>
              <w:rPr>
                <w:b/>
                <w:color w:val="1B8A89"/>
              </w:rPr>
              <w:t>Core question</w:t>
            </w:r>
            <w:r>
              <w:rPr>
                <w:b/>
                <w:color w:val="1B8A89"/>
              </w:rPr>
              <w:br/>
            </w:r>
            <w:r>
              <w:t>Did the ruler's conduct strengthen ethical standards and public trust?</w:t>
            </w:r>
          </w:p>
          <w:p w14:paraId="324A13D5" w14:textId="77777777" w:rsidR="004529C2" w:rsidRDefault="00000000">
            <w:r>
              <w:rPr>
                <w:b/>
                <w:color w:val="1976A3"/>
              </w:rPr>
              <w:t>What researchers examine</w:t>
            </w:r>
            <w:r>
              <w:rPr>
                <w:b/>
                <w:color w:val="1976A3"/>
              </w:rPr>
              <w:br/>
            </w:r>
            <w:del w:id="154" w:author="Lior Shtram" w:date="2026-08-02T18:39:00Z">
              <w:r>
                <w:delText>Did the ruler's personal conduct and support for durable integrity institutions strengthen public trust, or normalize lying, impunity, self-dealing, conflicts, and cynicism?</w:delText>
              </w:r>
            </w:del>
            <w:ins w:id="155" w:author="Lior Shtram" w:date="2026-08-02T18:39:00Z">
              <w:r>
                <w:t>Did the ruler's personal conduct and support for durable integrity institutions strengthen public trust, or normalize lying, impunity, personal or family profit from office, conflicts of interest, favoritism, patronage, use of public resources for personal or political advantage, and cynicism?</w:t>
              </w:r>
            </w:ins>
          </w:p>
          <w:p w14:paraId="5EE7B369" w14:textId="77777777" w:rsidR="004529C2" w:rsidRDefault="00000000">
            <w:pPr>
              <w:spacing w:after="0"/>
            </w:pPr>
            <w:r>
              <w:rPr>
                <w:b/>
              </w:rPr>
              <w:t xml:space="preserve">Most relevant evidence: </w:t>
            </w:r>
            <w:r>
              <w:t>Rhetoric and representations • Implementation and operational conduct • Outcomes</w:t>
            </w:r>
          </w:p>
        </w:tc>
      </w:tr>
    </w:tbl>
    <w:p w14:paraId="540FD258" w14:textId="77777777" w:rsidR="004529C2" w:rsidRDefault="004529C2">
      <w:pPr>
        <w:spacing w:after="20"/>
      </w:pPr>
    </w:p>
    <w:p w14:paraId="7E056C3B" w14:textId="77777777" w:rsidR="004529C2" w:rsidRDefault="00000000">
      <w:r>
        <w:br w:type="page"/>
      </w:r>
    </w:p>
    <w:p w14:paraId="311613B6" w14:textId="77777777" w:rsidR="004529C2" w:rsidRDefault="00000000">
      <w:pPr>
        <w:pStyle w:val="Eyebrow"/>
      </w:pPr>
      <w:r>
        <w:lastRenderedPageBreak/>
        <w:t>SUBJECT AREA 8 OF 8</w:t>
      </w:r>
    </w:p>
    <w:p w14:paraId="36FF05C2" w14:textId="77777777" w:rsidR="004529C2" w:rsidRDefault="00000000">
      <w:pPr>
        <w:pStyle w:val="Heading1"/>
      </w:pPr>
      <w:r>
        <w:t>8. Ruler Effectiveness and Competence</w:t>
      </w:r>
    </w:p>
    <w:p w14:paraId="708CB8BE" w14:textId="77777777" w:rsidR="004529C2" w:rsidRDefault="00000000">
      <w:del w:id="156" w:author="Lior Shtram" w:date="2026-08-02T18:39:00Z">
        <w:r>
          <w:delText>Whether the ruler could turn stated goals into coordinated action and durable results. This measures capability, not moral worth.</w:delText>
        </w:r>
      </w:del>
      <w:ins w:id="157" w:author="Lior Shtram" w:date="2026-08-02T18:39:00Z">
        <w:r>
          <w:t>Whether the ruler could turn the principal officially declared governing goals into coordinated action and durable results. This measures capability, not moral worth; the goals’ morality and consequences are assessed elsewhere. Personal enrichment, prestige, family advantage, and remaining in power are not governing achievements.</w:t>
        </w:r>
      </w:ins>
    </w:p>
    <w:p w14:paraId="619845FC" w14:textId="77777777" w:rsidR="004529C2" w:rsidRDefault="00000000">
      <w:ins w:id="158" w:author="Lior Shtram" w:date="2026-08-02T18:39:00Z">
        <w:r>
          <w:rPr>
            <w:b/>
          </w:rPr>
          <w:t>Preliminary focus.</w:t>
        </w:r>
        <w:r>
          <w:t xml:space="preserve"> Identify only the three to five principal officially declared governing goals; the inherited position, authority, and main obstacles; the principal actions, resources, and implementers; observable progress and failure; and the durability of results. Remaining in power is excluded as a governing achievement.</w:t>
        </w:r>
      </w:ins>
    </w:p>
    <w:tbl>
      <w:tblPr>
        <w:tblW w:w="0" w:type="auto"/>
        <w:jc w:val="center"/>
        <w:tblLook w:val="04A0" w:firstRow="1" w:lastRow="0" w:firstColumn="1" w:lastColumn="0" w:noHBand="0" w:noVBand="1"/>
      </w:tblPr>
      <w:tblGrid>
        <w:gridCol w:w="9972"/>
      </w:tblGrid>
      <w:tr w:rsidR="004529C2" w14:paraId="1D27631B" w14:textId="77777777">
        <w:trPr>
          <w:cantSplit/>
          <w:jc w:val="center"/>
        </w:trPr>
        <w:tc>
          <w:tcPr>
            <w:tcW w:w="9972" w:type="dxa"/>
            <w:shd w:val="clear" w:color="auto" w:fill="F4F6F8"/>
            <w:tcMar>
              <w:top w:w="130" w:type="dxa"/>
              <w:left w:w="170" w:type="dxa"/>
              <w:bottom w:w="130" w:type="dxa"/>
              <w:right w:w="170" w:type="dxa"/>
            </w:tcMar>
          </w:tcPr>
          <w:p w14:paraId="29C1C338" w14:textId="77777777" w:rsidR="004529C2" w:rsidRDefault="00000000">
            <w:pPr>
              <w:spacing w:after="100"/>
            </w:pPr>
            <w:r>
              <w:rPr>
                <w:b/>
                <w:color w:val="17324D"/>
                <w:sz w:val="22"/>
              </w:rPr>
              <w:t>8B.1 — Clear governing program</w:t>
            </w:r>
          </w:p>
          <w:p w14:paraId="096AF9B0" w14:textId="77777777" w:rsidR="004529C2" w:rsidRDefault="00000000">
            <w:r>
              <w:rPr>
                <w:b/>
                <w:color w:val="1B8A89"/>
              </w:rPr>
              <w:t>Core question</w:t>
            </w:r>
            <w:r>
              <w:rPr>
                <w:b/>
                <w:color w:val="1B8A89"/>
              </w:rPr>
              <w:br/>
            </w:r>
            <w:del w:id="159" w:author="Lior Shtram" w:date="2026-08-02T18:39:00Z">
              <w:r>
                <w:delText>Were the ruler's real goals clear enough to evaluate?</w:delText>
              </w:r>
            </w:del>
            <w:ins w:id="160" w:author="Lior Shtram" w:date="2026-08-02T18:39:00Z">
              <w:r>
                <w:t>Were the ruler’s principal officially declared governing goals sufficiently clear to evaluate?</w:t>
              </w:r>
            </w:ins>
          </w:p>
          <w:p w14:paraId="67F98D35" w14:textId="77777777" w:rsidR="004529C2" w:rsidRDefault="00000000">
            <w:r>
              <w:rPr>
                <w:b/>
                <w:color w:val="1976A3"/>
              </w:rPr>
              <w:t>What researchers examine</w:t>
            </w:r>
            <w:r>
              <w:rPr>
                <w:b/>
                <w:color w:val="1976A3"/>
              </w:rPr>
              <w:br/>
            </w:r>
            <w:del w:id="161" w:author="Lior Shtram" w:date="2026-08-02T18:39:00Z">
              <w:r>
                <w:delText>Did the ruler state or reliably reveal a sufficiently clear program in dated speeches, manifestos, strategies, directives, or formal acts to freeze and test its policy, ideological, power, and international goals?</w:delText>
              </w:r>
            </w:del>
            <w:ins w:id="162" w:author="Lior Shtram" w:date="2026-08-02T18:39:00Z">
              <w:r>
                <w:t>Identify only the three to five most important officially declared governing goals in dated speeches, manifestos, strategies, directives, or formal acts. Do not infer hidden personal goals and then credit the ruler for achieving them.</w:t>
              </w:r>
            </w:ins>
          </w:p>
          <w:p w14:paraId="6BAB13E7" w14:textId="77777777" w:rsidR="004529C2" w:rsidRDefault="00000000">
            <w:pPr>
              <w:spacing w:after="0"/>
            </w:pPr>
            <w:r>
              <w:rPr>
                <w:b/>
              </w:rPr>
              <w:t xml:space="preserve">Most relevant evidence: </w:t>
            </w:r>
            <w:r>
              <w:t>Rhetoric and representations • Formal acts and law</w:t>
            </w:r>
          </w:p>
        </w:tc>
      </w:tr>
    </w:tbl>
    <w:p w14:paraId="0B11C2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F8CB50D" w14:textId="77777777">
        <w:trPr>
          <w:cantSplit/>
          <w:jc w:val="center"/>
        </w:trPr>
        <w:tc>
          <w:tcPr>
            <w:tcW w:w="9972" w:type="dxa"/>
            <w:shd w:val="clear" w:color="auto" w:fill="F4F6F8"/>
            <w:tcMar>
              <w:top w:w="130" w:type="dxa"/>
              <w:left w:w="170" w:type="dxa"/>
              <w:bottom w:w="130" w:type="dxa"/>
              <w:right w:w="170" w:type="dxa"/>
            </w:tcMar>
          </w:tcPr>
          <w:p w14:paraId="43680AB9" w14:textId="77777777" w:rsidR="004529C2" w:rsidRDefault="00000000">
            <w:pPr>
              <w:spacing w:after="100"/>
            </w:pPr>
            <w:r>
              <w:rPr>
                <w:b/>
                <w:color w:val="17324D"/>
                <w:sz w:val="22"/>
              </w:rPr>
              <w:t>8B.2 — Turning goals into machinery</w:t>
            </w:r>
          </w:p>
          <w:p w14:paraId="09703B0B" w14:textId="77777777" w:rsidR="004529C2" w:rsidRDefault="00000000">
            <w:r>
              <w:rPr>
                <w:b/>
                <w:color w:val="1B8A89"/>
              </w:rPr>
              <w:t>Core question</w:t>
            </w:r>
            <w:r>
              <w:rPr>
                <w:b/>
                <w:color w:val="1B8A89"/>
              </w:rPr>
              <w:br/>
            </w:r>
            <w:r>
              <w:t>Did the ruler turn goals into concrete plans, rules, resources, people, and institutions?</w:t>
            </w:r>
          </w:p>
          <w:p w14:paraId="3195D4B0" w14:textId="77777777" w:rsidR="004529C2" w:rsidRDefault="00000000">
            <w:r>
              <w:rPr>
                <w:b/>
                <w:color w:val="1976A3"/>
              </w:rPr>
              <w:t>What researchers examine</w:t>
            </w:r>
            <w:r>
              <w:rPr>
                <w:b/>
                <w:color w:val="1976A3"/>
              </w:rPr>
              <w:br/>
            </w:r>
            <w:r>
              <w:t>Did the ruler translate that program into enacted laws, budgets, appointments, timelines, institutions, regulations, and enforcement mechanisms within actual authority?</w:t>
            </w:r>
          </w:p>
          <w:p w14:paraId="5C0D268C" w14:textId="77777777" w:rsidR="004529C2" w:rsidRDefault="00000000">
            <w:pPr>
              <w:spacing w:after="0"/>
            </w:pPr>
            <w:r>
              <w:rPr>
                <w:b/>
              </w:rPr>
              <w:t xml:space="preserve">Most relevant evidence: </w:t>
            </w:r>
            <w:r>
              <w:t>Formal acts and law • Personnel • Implementation and operational conduct</w:t>
            </w:r>
          </w:p>
        </w:tc>
      </w:tr>
    </w:tbl>
    <w:p w14:paraId="540ABF0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13C18EF" w14:textId="77777777">
        <w:trPr>
          <w:cantSplit/>
          <w:jc w:val="center"/>
        </w:trPr>
        <w:tc>
          <w:tcPr>
            <w:tcW w:w="9972" w:type="dxa"/>
            <w:shd w:val="clear" w:color="auto" w:fill="F4F6F8"/>
            <w:tcMar>
              <w:top w:w="130" w:type="dxa"/>
              <w:left w:w="170" w:type="dxa"/>
              <w:bottom w:w="130" w:type="dxa"/>
              <w:right w:w="170" w:type="dxa"/>
            </w:tcMar>
          </w:tcPr>
          <w:p w14:paraId="3B4EC9B4" w14:textId="77777777" w:rsidR="004529C2" w:rsidRDefault="00000000">
            <w:pPr>
              <w:spacing w:after="100"/>
            </w:pPr>
            <w:r>
              <w:rPr>
                <w:b/>
                <w:color w:val="17324D"/>
                <w:sz w:val="22"/>
              </w:rPr>
              <w:t>8B.3 — Mobilizing the ruling system</w:t>
            </w:r>
          </w:p>
          <w:p w14:paraId="589CE2A5" w14:textId="77777777" w:rsidR="004529C2" w:rsidRDefault="00000000">
            <w:r>
              <w:rPr>
                <w:b/>
                <w:color w:val="1B8A89"/>
              </w:rPr>
              <w:t>Core question</w:t>
            </w:r>
            <w:r>
              <w:rPr>
                <w:b/>
                <w:color w:val="1B8A89"/>
              </w:rPr>
              <w:br/>
            </w:r>
            <w:r>
              <w:t>Did the ruler effectively mobilize the state and ruling network toward those goals?</w:t>
            </w:r>
          </w:p>
          <w:p w14:paraId="15AFAF22" w14:textId="77777777" w:rsidR="004529C2" w:rsidRDefault="00000000">
            <w:r>
              <w:rPr>
                <w:b/>
                <w:color w:val="1976A3"/>
              </w:rPr>
              <w:t>What researchers examine</w:t>
            </w:r>
            <w:r>
              <w:rPr>
                <w:b/>
                <w:color w:val="1976A3"/>
              </w:rPr>
              <w:br/>
            </w:r>
            <w:r>
              <w:t>Did executed resources and administrative records show effective mobilization of the state, party, military, coalition, or ruling network toward the ruler's chosen program?</w:t>
            </w:r>
          </w:p>
          <w:p w14:paraId="0FDE6101" w14:textId="77777777" w:rsidR="004529C2" w:rsidRDefault="00000000">
            <w:pPr>
              <w:spacing w:after="0"/>
            </w:pPr>
            <w:r>
              <w:rPr>
                <w:b/>
              </w:rPr>
              <w:t xml:space="preserve">Most relevant evidence: </w:t>
            </w:r>
            <w:r>
              <w:t>Resources • Personnel • Implementation and operational conduct</w:t>
            </w:r>
          </w:p>
        </w:tc>
      </w:tr>
    </w:tbl>
    <w:p w14:paraId="5995842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53AD770" w14:textId="77777777">
        <w:trPr>
          <w:cantSplit/>
          <w:jc w:val="center"/>
        </w:trPr>
        <w:tc>
          <w:tcPr>
            <w:tcW w:w="9972" w:type="dxa"/>
            <w:shd w:val="clear" w:color="auto" w:fill="F4F6F8"/>
            <w:tcMar>
              <w:top w:w="130" w:type="dxa"/>
              <w:left w:w="170" w:type="dxa"/>
              <w:bottom w:w="130" w:type="dxa"/>
              <w:right w:w="170" w:type="dxa"/>
            </w:tcMar>
          </w:tcPr>
          <w:p w14:paraId="57FBCB9F" w14:textId="77777777" w:rsidR="004529C2" w:rsidRDefault="00000000">
            <w:pPr>
              <w:spacing w:after="100"/>
            </w:pPr>
            <w:r>
              <w:rPr>
                <w:b/>
                <w:color w:val="17324D"/>
                <w:sz w:val="22"/>
              </w:rPr>
              <w:t>8B.4 — Capable implementers</w:t>
            </w:r>
          </w:p>
          <w:p w14:paraId="71BF6B79" w14:textId="77777777" w:rsidR="004529C2" w:rsidRDefault="00000000">
            <w:r>
              <w:rPr>
                <w:b/>
                <w:color w:val="1B8A89"/>
              </w:rPr>
              <w:t>Core question</w:t>
            </w:r>
            <w:r>
              <w:rPr>
                <w:b/>
                <w:color w:val="1B8A89"/>
              </w:rPr>
              <w:br/>
            </w:r>
            <w:r>
              <w:t>Did the ruler choose and manage people capable of carrying out the program?</w:t>
            </w:r>
          </w:p>
          <w:p w14:paraId="578B038E" w14:textId="77777777" w:rsidR="004529C2" w:rsidRDefault="00000000">
            <w:r>
              <w:rPr>
                <w:b/>
                <w:color w:val="1976A3"/>
              </w:rPr>
              <w:t>What researchers examine</w:t>
            </w:r>
            <w:r>
              <w:rPr>
                <w:b/>
                <w:color w:val="1976A3"/>
              </w:rPr>
              <w:br/>
            </w:r>
            <w:r>
              <w:t>Did the ruler appoint, empower, retain, and when necessary replace people capable of executing the program, whether professionals, technocrats, organizers, loyal operators, or coercive administrators?</w:t>
            </w:r>
          </w:p>
          <w:p w14:paraId="0B144F82" w14:textId="77777777" w:rsidR="004529C2" w:rsidRDefault="00000000">
            <w:pPr>
              <w:spacing w:after="0"/>
            </w:pPr>
            <w:r>
              <w:rPr>
                <w:b/>
              </w:rPr>
              <w:t xml:space="preserve">Most relevant evidence: </w:t>
            </w:r>
            <w:r>
              <w:t>Personnel • Implementation and operational conduct • Outcomes</w:t>
            </w:r>
          </w:p>
        </w:tc>
      </w:tr>
    </w:tbl>
    <w:p w14:paraId="5D67B9C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8A4E78D" w14:textId="77777777">
        <w:trPr>
          <w:cantSplit/>
          <w:jc w:val="center"/>
        </w:trPr>
        <w:tc>
          <w:tcPr>
            <w:tcW w:w="9972" w:type="dxa"/>
            <w:shd w:val="clear" w:color="auto" w:fill="F4F6F8"/>
            <w:tcMar>
              <w:top w:w="130" w:type="dxa"/>
              <w:left w:w="170" w:type="dxa"/>
              <w:bottom w:w="130" w:type="dxa"/>
              <w:right w:w="170" w:type="dxa"/>
            </w:tcMar>
          </w:tcPr>
          <w:p w14:paraId="6F4EFC2E" w14:textId="77777777" w:rsidR="004529C2" w:rsidRDefault="00000000">
            <w:pPr>
              <w:spacing w:after="100"/>
            </w:pPr>
            <w:r>
              <w:rPr>
                <w:b/>
                <w:color w:val="17324D"/>
                <w:sz w:val="22"/>
              </w:rPr>
              <w:t>8B.5 — Coordination and control</w:t>
            </w:r>
          </w:p>
          <w:p w14:paraId="442D5856" w14:textId="77777777" w:rsidR="004529C2" w:rsidRDefault="00000000">
            <w:r>
              <w:rPr>
                <w:b/>
                <w:color w:val="1B8A89"/>
              </w:rPr>
              <w:t>Core question</w:t>
            </w:r>
            <w:r>
              <w:rPr>
                <w:b/>
                <w:color w:val="1B8A89"/>
              </w:rPr>
              <w:br/>
            </w:r>
            <w:r>
              <w:t>Did the ruler maintain coordination and follow-through across the system?</w:t>
            </w:r>
          </w:p>
          <w:p w14:paraId="1AA2BD2D" w14:textId="77777777" w:rsidR="004529C2" w:rsidRDefault="00000000">
            <w:r>
              <w:rPr>
                <w:b/>
                <w:color w:val="1976A3"/>
              </w:rPr>
              <w:t>What researchers examine</w:t>
            </w:r>
            <w:r>
              <w:rPr>
                <w:b/>
                <w:color w:val="1976A3"/>
              </w:rPr>
              <w:br/>
            </w:r>
            <w:r>
              <w:t>Did the ruler maintain documented coordination, territorial reach, milestone completion, and compliance across ministries, regions, institutions, security forces, and implementing agencies?</w:t>
            </w:r>
          </w:p>
          <w:p w14:paraId="70402A55" w14:textId="77777777" w:rsidR="004529C2" w:rsidRDefault="00000000">
            <w:pPr>
              <w:spacing w:after="0"/>
            </w:pPr>
            <w:r>
              <w:rPr>
                <w:b/>
              </w:rPr>
              <w:t xml:space="preserve">Most relevant evidence: </w:t>
            </w:r>
            <w:r>
              <w:t>Implementation and operational conduct • Outcomes</w:t>
            </w:r>
          </w:p>
        </w:tc>
      </w:tr>
    </w:tbl>
    <w:p w14:paraId="195402F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60C93B5" w14:textId="77777777">
        <w:trPr>
          <w:cantSplit/>
          <w:jc w:val="center"/>
        </w:trPr>
        <w:tc>
          <w:tcPr>
            <w:tcW w:w="9972" w:type="dxa"/>
            <w:shd w:val="clear" w:color="auto" w:fill="F4F6F8"/>
            <w:tcMar>
              <w:top w:w="130" w:type="dxa"/>
              <w:left w:w="170" w:type="dxa"/>
              <w:bottom w:w="130" w:type="dxa"/>
              <w:right w:w="170" w:type="dxa"/>
            </w:tcMar>
          </w:tcPr>
          <w:p w14:paraId="47035390" w14:textId="77777777" w:rsidR="004529C2" w:rsidRDefault="00000000">
            <w:pPr>
              <w:spacing w:after="100"/>
            </w:pPr>
            <w:r>
              <w:rPr>
                <w:b/>
                <w:color w:val="17324D"/>
                <w:sz w:val="22"/>
              </w:rPr>
              <w:t>8B.6 — From plans to practice</w:t>
            </w:r>
          </w:p>
          <w:p w14:paraId="65A9A93B" w14:textId="77777777" w:rsidR="004529C2" w:rsidRDefault="00000000">
            <w:r>
              <w:rPr>
                <w:b/>
                <w:color w:val="1B8A89"/>
              </w:rPr>
              <w:t>Core question</w:t>
            </w:r>
            <w:r>
              <w:rPr>
                <w:b/>
                <w:color w:val="1B8A89"/>
              </w:rPr>
              <w:br/>
            </w:r>
            <w:r>
              <w:t>Did the ruler turn plans and announcements into real government action?</w:t>
            </w:r>
          </w:p>
          <w:p w14:paraId="38CE282E" w14:textId="77777777" w:rsidR="004529C2" w:rsidRDefault="00000000">
            <w:r>
              <w:rPr>
                <w:b/>
                <w:color w:val="1976A3"/>
              </w:rPr>
              <w:t>What researchers examine</w:t>
            </w:r>
            <w:r>
              <w:rPr>
                <w:b/>
                <w:color w:val="1976A3"/>
              </w:rPr>
              <w:br/>
            </w:r>
            <w:r>
              <w:t>Did legislation, budgets, and directives become observable enforcement, services, projects, and institutional practice rather than remain slogans, plans, or symbolic acts?</w:t>
            </w:r>
          </w:p>
          <w:p w14:paraId="57E84E31" w14:textId="77777777" w:rsidR="004529C2" w:rsidRDefault="00000000">
            <w:pPr>
              <w:spacing w:after="0"/>
            </w:pPr>
            <w:r>
              <w:rPr>
                <w:b/>
              </w:rPr>
              <w:t xml:space="preserve">Most relevant evidence: </w:t>
            </w:r>
            <w:r>
              <w:t>Formal acts and law • Implementation and operational conduct • Outcomes</w:t>
            </w:r>
          </w:p>
        </w:tc>
      </w:tr>
    </w:tbl>
    <w:p w14:paraId="2B8B3B6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1826035" w14:textId="77777777">
        <w:trPr>
          <w:cantSplit/>
          <w:jc w:val="center"/>
        </w:trPr>
        <w:tc>
          <w:tcPr>
            <w:tcW w:w="9972" w:type="dxa"/>
            <w:shd w:val="clear" w:color="auto" w:fill="F4F6F8"/>
            <w:tcMar>
              <w:top w:w="130" w:type="dxa"/>
              <w:left w:w="170" w:type="dxa"/>
              <w:bottom w:w="130" w:type="dxa"/>
              <w:right w:w="170" w:type="dxa"/>
            </w:tcMar>
          </w:tcPr>
          <w:p w14:paraId="1773B90A" w14:textId="77777777" w:rsidR="004529C2" w:rsidRDefault="00000000">
            <w:pPr>
              <w:spacing w:after="100"/>
            </w:pPr>
            <w:del w:id="163" w:author="Lior Shtram" w:date="2026-08-02T18:39:00Z">
              <w:r>
                <w:rPr>
                  <w:b/>
                  <w:color w:val="17324D"/>
                  <w:sz w:val="22"/>
                </w:rPr>
                <w:delText>8B.7 — Progress toward chosen goals</w:delText>
              </w:r>
            </w:del>
            <w:ins w:id="164" w:author="Lior Shtram" w:date="2026-08-02T18:39:00Z">
              <w:r>
                <w:rPr>
                  <w:b/>
                  <w:color w:val="17324D"/>
                  <w:sz w:val="22"/>
                </w:rPr>
                <w:t>8B.7 — Progress toward declared goals</w:t>
              </w:r>
            </w:ins>
          </w:p>
          <w:p w14:paraId="4D8E7273" w14:textId="77777777" w:rsidR="004529C2" w:rsidRDefault="00000000">
            <w:r>
              <w:rPr>
                <w:b/>
                <w:color w:val="1B8A89"/>
              </w:rPr>
              <w:t>Core question</w:t>
            </w:r>
            <w:r>
              <w:rPr>
                <w:b/>
                <w:color w:val="1B8A89"/>
              </w:rPr>
              <w:br/>
            </w:r>
            <w:del w:id="165" w:author="Lior Shtram" w:date="2026-08-02T18:39:00Z">
              <w:r>
                <w:delText>Did results move toward the ruler's own goals?</w:delText>
              </w:r>
            </w:del>
            <w:ins w:id="166" w:author="Lior Shtram" w:date="2026-08-02T18:39:00Z">
              <w:r>
                <w:t>Did the ruler produce meaningful progress toward the principal officially declared governing goals?</w:t>
              </w:r>
            </w:ins>
          </w:p>
          <w:p w14:paraId="6CC979FF" w14:textId="77777777" w:rsidR="004529C2" w:rsidRDefault="00000000">
            <w:r>
              <w:rPr>
                <w:b/>
                <w:color w:val="1976A3"/>
              </w:rPr>
              <w:t>What researchers examine</w:t>
            </w:r>
            <w:r>
              <w:rPr>
                <w:b/>
                <w:color w:val="1976A3"/>
              </w:rPr>
              <w:br/>
            </w:r>
            <w:del w:id="167" w:author="Lior Shtram" w:date="2026-08-02T18:39:00Z">
              <w:r>
                <w:delText>Did outcome and distribution indicators move toward the ruler's frozen goals after accounting for baseline, realistic lag, authority, external shocks, and plausible causal alternatives?</w:delText>
              </w:r>
            </w:del>
            <w:ins w:id="168" w:author="Lior Shtram" w:date="2026-08-02T18:39:00Z">
              <w:r>
                <w:t>Did outcome and distribution indicators move toward the principal officially declared governing goals after accounting for baseline, realistic lag, authority, external shocks, and plausible causal alternatives?</w:t>
              </w:r>
            </w:ins>
          </w:p>
          <w:p w14:paraId="085A0BC6" w14:textId="77777777" w:rsidR="004529C2" w:rsidRDefault="00000000">
            <w:pPr>
              <w:spacing w:after="0"/>
            </w:pPr>
            <w:r>
              <w:rPr>
                <w:b/>
              </w:rPr>
              <w:t xml:space="preserve">Most relevant evidence: </w:t>
            </w:r>
            <w:r>
              <w:t>Outcomes • Implementation and operational conduct</w:t>
            </w:r>
          </w:p>
        </w:tc>
      </w:tr>
    </w:tbl>
    <w:p w14:paraId="01B18A5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00F4EBD" w14:textId="77777777">
        <w:trPr>
          <w:cantSplit/>
          <w:jc w:val="center"/>
        </w:trPr>
        <w:tc>
          <w:tcPr>
            <w:tcW w:w="9972" w:type="dxa"/>
            <w:shd w:val="clear" w:color="auto" w:fill="F4F6F8"/>
            <w:tcMar>
              <w:top w:w="130" w:type="dxa"/>
              <w:left w:w="170" w:type="dxa"/>
              <w:bottom w:w="130" w:type="dxa"/>
              <w:right w:w="170" w:type="dxa"/>
            </w:tcMar>
          </w:tcPr>
          <w:p w14:paraId="131561E9" w14:textId="77777777" w:rsidR="004529C2" w:rsidRDefault="00000000">
            <w:pPr>
              <w:spacing w:after="100"/>
            </w:pPr>
            <w:r>
              <w:rPr>
                <w:b/>
                <w:color w:val="17324D"/>
                <w:sz w:val="22"/>
              </w:rPr>
              <w:lastRenderedPageBreak/>
              <w:t>8B.8 — Learning and correction</w:t>
            </w:r>
          </w:p>
          <w:p w14:paraId="3659E3FF" w14:textId="77777777" w:rsidR="004529C2" w:rsidRDefault="00000000">
            <w:r>
              <w:rPr>
                <w:b/>
                <w:color w:val="1B8A89"/>
              </w:rPr>
              <w:t>Core question</w:t>
            </w:r>
            <w:r>
              <w:rPr>
                <w:b/>
                <w:color w:val="1B8A89"/>
              </w:rPr>
              <w:br/>
            </w:r>
            <w:r>
              <w:t>Did the ruler adapt and correct course when methods failed?</w:t>
            </w:r>
          </w:p>
          <w:p w14:paraId="318C8F9B" w14:textId="77777777" w:rsidR="004529C2" w:rsidRDefault="00000000">
            <w:r>
              <w:rPr>
                <w:b/>
                <w:color w:val="1976A3"/>
              </w:rPr>
              <w:t>What researchers examine</w:t>
            </w:r>
            <w:r>
              <w:rPr>
                <w:b/>
                <w:color w:val="1976A3"/>
              </w:rPr>
              <w:br/>
            </w:r>
            <w:r>
              <w:t>Did audits, evaluations, and implementation failures lead the ruler to adapt methods, replace implementers, reallocate resources, and correct course?</w:t>
            </w:r>
          </w:p>
          <w:p w14:paraId="786E06FF" w14:textId="77777777" w:rsidR="004529C2" w:rsidRDefault="00000000">
            <w:pPr>
              <w:spacing w:after="0"/>
            </w:pPr>
            <w:r>
              <w:rPr>
                <w:b/>
              </w:rPr>
              <w:t xml:space="preserve">Most relevant evidence: </w:t>
            </w:r>
            <w:r>
              <w:t>Personnel • Implementation and operational conduct • Outcomes</w:t>
            </w:r>
          </w:p>
        </w:tc>
      </w:tr>
    </w:tbl>
    <w:p w14:paraId="564C63E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20C23AD" w14:textId="77777777">
        <w:trPr>
          <w:cantSplit/>
          <w:jc w:val="center"/>
        </w:trPr>
        <w:tc>
          <w:tcPr>
            <w:tcW w:w="9972" w:type="dxa"/>
            <w:shd w:val="clear" w:color="auto" w:fill="F4F6F8"/>
            <w:tcMar>
              <w:top w:w="130" w:type="dxa"/>
              <w:left w:w="170" w:type="dxa"/>
              <w:bottom w:w="130" w:type="dxa"/>
              <w:right w:w="170" w:type="dxa"/>
            </w:tcMar>
          </w:tcPr>
          <w:p w14:paraId="4BA26EF0" w14:textId="77777777" w:rsidR="004529C2" w:rsidRDefault="00000000">
            <w:pPr>
              <w:spacing w:after="100"/>
            </w:pPr>
            <w:r>
              <w:rPr>
                <w:b/>
                <w:color w:val="17324D"/>
                <w:sz w:val="22"/>
              </w:rPr>
              <w:t>8B.9 — Managing crises and resistance</w:t>
            </w:r>
          </w:p>
          <w:p w14:paraId="3186BFFC" w14:textId="77777777" w:rsidR="004529C2" w:rsidRDefault="00000000">
            <w:r>
              <w:rPr>
                <w:b/>
                <w:color w:val="1B8A89"/>
              </w:rPr>
              <w:t>Core question</w:t>
            </w:r>
            <w:r>
              <w:rPr>
                <w:b/>
                <w:color w:val="1B8A89"/>
              </w:rPr>
              <w:br/>
            </w:r>
            <w:del w:id="169" w:author="Lior Shtram" w:date="2026-08-02T18:39:00Z">
              <w:r>
                <w:delText>Did the ruler handle crises and resistance without losing the chosen program?</w:delText>
              </w:r>
            </w:del>
            <w:ins w:id="170" w:author="Lior Shtram" w:date="2026-08-02T18:39:00Z">
              <w:r>
                <w:t>Did the ruler handle crises and resistance without losing the declared governing program?</w:t>
              </w:r>
            </w:ins>
          </w:p>
          <w:p w14:paraId="197FF560" w14:textId="77777777" w:rsidR="004529C2" w:rsidRDefault="00000000">
            <w:r>
              <w:rPr>
                <w:b/>
                <w:color w:val="1976A3"/>
              </w:rPr>
              <w:t>What researchers examine</w:t>
            </w:r>
            <w:r>
              <w:rPr>
                <w:b/>
                <w:color w:val="1976A3"/>
              </w:rPr>
              <w:br/>
            </w:r>
            <w:del w:id="171" w:author="Lior Shtram" w:date="2026-08-02T18:39:00Z">
              <w:r>
                <w:delText>Did formal decisions and implemented responses to crises, opposition, international relations, and institutional resistance preserve or advance the ruler's chosen objectives and durable control?</w:delText>
              </w:r>
            </w:del>
            <w:ins w:id="172" w:author="Lior Shtram" w:date="2026-08-02T18:39:00Z">
              <w:r>
                <w:t>Did formal decisions and implemented responses to crises, opposition, international relations, and institutional resistance preserve or advance the declared governing objectives and durable implementation?</w:t>
              </w:r>
            </w:ins>
          </w:p>
          <w:p w14:paraId="5CF51AA5" w14:textId="77777777" w:rsidR="004529C2" w:rsidRDefault="00000000">
            <w:pPr>
              <w:spacing w:after="0"/>
            </w:pPr>
            <w:r>
              <w:rPr>
                <w:b/>
              </w:rPr>
              <w:t xml:space="preserve">Most relevant evidence: </w:t>
            </w:r>
            <w:r>
              <w:t>Formal acts and law • Implementation and operational conduct • Outcomes</w:t>
            </w:r>
          </w:p>
        </w:tc>
      </w:tr>
    </w:tbl>
    <w:p w14:paraId="66C187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9F19668" w14:textId="77777777">
        <w:trPr>
          <w:cantSplit/>
          <w:jc w:val="center"/>
        </w:trPr>
        <w:tc>
          <w:tcPr>
            <w:tcW w:w="9972" w:type="dxa"/>
            <w:shd w:val="clear" w:color="auto" w:fill="F4F6F8"/>
            <w:tcMar>
              <w:top w:w="130" w:type="dxa"/>
              <w:left w:w="170" w:type="dxa"/>
              <w:bottom w:w="130" w:type="dxa"/>
              <w:right w:w="170" w:type="dxa"/>
            </w:tcMar>
          </w:tcPr>
          <w:p w14:paraId="2980C948" w14:textId="77777777" w:rsidR="004529C2" w:rsidRDefault="00000000">
            <w:pPr>
              <w:spacing w:after="100"/>
            </w:pPr>
            <w:r>
              <w:rPr>
                <w:b/>
                <w:color w:val="17324D"/>
                <w:sz w:val="22"/>
              </w:rPr>
              <w:t>8B.10 — Durable goal achievement</w:t>
            </w:r>
          </w:p>
          <w:p w14:paraId="4CB69969" w14:textId="77777777" w:rsidR="004529C2" w:rsidRDefault="00000000">
            <w:r>
              <w:rPr>
                <w:b/>
                <w:color w:val="1B8A89"/>
              </w:rPr>
              <w:t>Core question</w:t>
            </w:r>
            <w:r>
              <w:rPr>
                <w:b/>
                <w:color w:val="1B8A89"/>
              </w:rPr>
              <w:br/>
            </w:r>
            <w:del w:id="173" w:author="Lior Shtram" w:date="2026-08-02T18:39:00Z">
              <w:r>
                <w:delText>By the end, had the ruler achieved more of the program in a lasting way?</w:delText>
              </w:r>
            </w:del>
            <w:ins w:id="174" w:author="Lior Shtram" w:date="2026-08-02T18:39:00Z">
              <w:r>
                <w:t>By the end of the ruler’s tenure, had the principal officially declared governing goals been substantially and durably achieved?</w:t>
              </w:r>
            </w:ins>
          </w:p>
          <w:p w14:paraId="14282B36" w14:textId="77777777" w:rsidR="004529C2" w:rsidRDefault="00000000">
            <w:r>
              <w:rPr>
                <w:b/>
                <w:color w:val="1976A3"/>
              </w:rPr>
              <w:t>What researchers examine</w:t>
            </w:r>
            <w:r>
              <w:rPr>
                <w:b/>
                <w:color w:val="1976A3"/>
              </w:rPr>
              <w:br/>
            </w:r>
            <w:del w:id="175" w:author="Lior Shtram" w:date="2026-08-02T18:39:00Z">
              <w:r>
                <w:delText>By the end of the period, had the ruler converted more of the frozen program into durable law, institutions, capacity, state practice, and achieved outcomes than at the start, accounting for failures and long-term fragility?</w:delText>
              </w:r>
            </w:del>
            <w:ins w:id="176" w:author="Lior Shtram" w:date="2026-08-02T18:39:00Z">
              <w:r>
                <w:t>Assess whether the principal officially declared governing goals became durable law, institutions, capacity, state practice, and achieved outcomes, accounting for failures and long-term fragility. Remaining in power does not count as achievement of a governing goal.</w:t>
              </w:r>
            </w:ins>
          </w:p>
          <w:p w14:paraId="640E76D4" w14:textId="77777777" w:rsidR="004529C2" w:rsidRDefault="00000000">
            <w:pPr>
              <w:spacing w:after="0"/>
            </w:pPr>
            <w:r>
              <w:rPr>
                <w:b/>
              </w:rPr>
              <w:t xml:space="preserve">Most relevant evidence: </w:t>
            </w:r>
            <w:r>
              <w:t>Outcomes • Formal acts and law • Implementation and operational conduct</w:t>
            </w:r>
          </w:p>
        </w:tc>
      </w:tr>
    </w:tbl>
    <w:p w14:paraId="6423E321" w14:textId="77777777" w:rsidR="004529C2" w:rsidRDefault="004529C2">
      <w:pPr>
        <w:spacing w:after="20"/>
      </w:pPr>
    </w:p>
    <w:p w14:paraId="4FCD508A" w14:textId="77777777" w:rsidR="004529C2" w:rsidRDefault="00000000">
      <w:r>
        <w:br w:type="page"/>
      </w:r>
    </w:p>
    <w:p w14:paraId="12979906" w14:textId="77777777" w:rsidR="004529C2" w:rsidRDefault="00000000">
      <w:pPr>
        <w:pStyle w:val="Heading1"/>
      </w:pPr>
      <w:r>
        <w:lastRenderedPageBreak/>
        <w:t>7. Reading and using the results</w:t>
      </w:r>
    </w:p>
    <w:p w14:paraId="5CD63B51" w14:textId="77777777" w:rsidR="004529C2" w:rsidRDefault="00000000">
      <w:pPr>
        <w:pStyle w:val="ListBullet"/>
      </w:pPr>
      <w:r>
        <w:t>Read the score together with its confidence and plausible range.</w:t>
      </w:r>
    </w:p>
    <w:p w14:paraId="21AE7ED9" w14:textId="77777777" w:rsidR="004529C2" w:rsidRDefault="00000000">
      <w:pPr>
        <w:pStyle w:val="ListBullet"/>
      </w:pPr>
      <w:r>
        <w:t>Use the rationale to identify the decisive favorable and adverse evidence and the basis for ruler attribution.</w:t>
      </w:r>
    </w:p>
    <w:p w14:paraId="3E451E4D" w14:textId="77777777" w:rsidR="004529C2" w:rsidRDefault="00000000">
      <w:pPr>
        <w:pStyle w:val="ListBullet"/>
      </w:pPr>
      <w:r>
        <w:t>Follow the evidence references to inspect the source, date, location, and source caution.</w:t>
      </w:r>
    </w:p>
    <w:p w14:paraId="7CA85725" w14:textId="77777777" w:rsidR="004529C2" w:rsidRDefault="00000000">
      <w:pPr>
        <w:pStyle w:val="ListBullet"/>
      </w:pPr>
      <w:r>
        <w:t>A manual-review flag identifies a specific unresolved issue that could materially change the result or ordering.</w:t>
      </w:r>
    </w:p>
    <w:p w14:paraId="61242B36" w14:textId="77777777" w:rsidR="004529C2" w:rsidRDefault="00000000">
      <w:pPr>
        <w:pStyle w:val="Heading2"/>
      </w:pPr>
      <w:r>
        <w:t>Quality records retained for later runs</w:t>
      </w:r>
    </w:p>
    <w:p w14:paraId="439AB1B9" w14:textId="77777777" w:rsidR="004529C2" w:rsidRDefault="00000000">
      <w:r>
        <w:t>The run record identifies evidence gaps, editorial repairs, and manual-review cases. These records guide improvements to source coverage, research instructions, and handoffs in later runs.</w:t>
      </w:r>
    </w:p>
    <w:p w14:paraId="20A0F0C2" w14:textId="77777777" w:rsidR="004529C2" w:rsidRDefault="00000000">
      <w:pPr>
        <w:pStyle w:val="Heading2"/>
      </w:pPr>
      <w:r>
        <w:t>Methodology basis</w:t>
      </w:r>
    </w:p>
    <w:p w14:paraId="59410131" w14:textId="77777777" w:rsidR="004529C2" w:rsidRDefault="00000000">
      <w:r>
        <w:t>This customer guide is a plain-language transformation of the project’s controlled evaluation workflow and chapter question bank, synchronized on 25 July 2026. The underlying project documentation remains the authority for operational details.</w:t>
      </w:r>
    </w:p>
    <w:p w14:paraId="2DD78FEA" w14:textId="77777777" w:rsidR="004529C2" w:rsidRDefault="00000000">
      <w:r>
        <w:rPr>
          <w:b/>
        </w:rPr>
        <w:t xml:space="preserve">Source document: </w:t>
      </w:r>
      <w:r>
        <w:t>docs/methodology/pipeline-agent-questions-and-prompts.md</w:t>
      </w:r>
    </w:p>
    <w:tbl>
      <w:tblPr>
        <w:tblW w:w="0" w:type="auto"/>
        <w:jc w:val="center"/>
        <w:tblLook w:val="04A0" w:firstRow="1" w:lastRow="0" w:firstColumn="1" w:lastColumn="0" w:noHBand="0" w:noVBand="1"/>
      </w:tblPr>
      <w:tblGrid>
        <w:gridCol w:w="9972"/>
      </w:tblGrid>
      <w:tr w:rsidR="004529C2" w14:paraId="6B6BA7C7" w14:textId="77777777">
        <w:trPr>
          <w:jc w:val="center"/>
        </w:trPr>
        <w:tc>
          <w:tcPr>
            <w:tcW w:w="9972" w:type="dxa"/>
            <w:shd w:val="clear" w:color="auto" w:fill="E8F4F2"/>
            <w:tcMar>
              <w:top w:w="130" w:type="dxa"/>
              <w:left w:w="170" w:type="dxa"/>
              <w:bottom w:w="130" w:type="dxa"/>
              <w:right w:w="170" w:type="dxa"/>
            </w:tcMar>
          </w:tcPr>
          <w:p w14:paraId="41B8D90D" w14:textId="77777777" w:rsidR="004529C2" w:rsidRDefault="00000000">
            <w:r>
              <w:t>SCOPE  This document focuses on the research and judgment flow. The operational documentation covers software architecture, model configuration, machine formats, and implementation settings.</w:t>
            </w:r>
          </w:p>
        </w:tc>
      </w:tr>
    </w:tbl>
    <w:p w14:paraId="1C107841" w14:textId="77777777" w:rsidR="004529C2" w:rsidRDefault="00000000">
      <w:r>
        <w:br w:type="page"/>
      </w:r>
    </w:p>
    <w:p w14:paraId="3EE20BF0" w14:textId="77777777" w:rsidR="004529C2" w:rsidRDefault="00000000">
      <w:pPr>
        <w:pStyle w:val="Heading1"/>
      </w:pPr>
      <w:r>
        <w:lastRenderedPageBreak/>
        <w:t>Appendix A — Sources represented in local evidence</w:t>
      </w:r>
    </w:p>
    <w:p w14:paraId="00F0C41E" w14:textId="77777777" w:rsidR="004529C2" w:rsidRDefault="00000000">
      <w:r>
        <w:t>The local catalog currently contains the following external datasets and previously reviewed internal research records. Coverage varies by country and year. The source metadata and attribution register record the exact version, licence, citation, and acquisition history used in a given run.</w:t>
      </w:r>
    </w:p>
    <w:tbl>
      <w:tblPr>
        <w:tblStyle w:val="TableGrid"/>
        <w:tblW w:w="0" w:type="auto"/>
        <w:jc w:val="center"/>
        <w:tblLook w:val="04A0" w:firstRow="1" w:lastRow="0" w:firstColumn="1" w:lastColumn="0" w:noHBand="0" w:noVBand="1"/>
      </w:tblPr>
      <w:tblGrid>
        <w:gridCol w:w="2781"/>
        <w:gridCol w:w="2882"/>
        <w:gridCol w:w="4299"/>
      </w:tblGrid>
      <w:tr w:rsidR="004529C2" w14:paraId="58D46DED" w14:textId="77777777">
        <w:trPr>
          <w:jc w:val="center"/>
        </w:trPr>
        <w:tc>
          <w:tcPr>
            <w:tcW w:w="1644" w:type="dxa"/>
            <w:shd w:val="clear" w:color="auto" w:fill="17324D"/>
          </w:tcPr>
          <w:p w14:paraId="2FA062C7" w14:textId="77777777" w:rsidR="004529C2" w:rsidRDefault="00000000">
            <w:pPr>
              <w:spacing w:after="0"/>
            </w:pPr>
            <w:r>
              <w:rPr>
                <w:b/>
                <w:color w:val="FFFFFF"/>
              </w:rPr>
              <w:t>Evidence area</w:t>
            </w:r>
          </w:p>
        </w:tc>
        <w:tc>
          <w:tcPr>
            <w:tcW w:w="2608" w:type="dxa"/>
            <w:shd w:val="clear" w:color="auto" w:fill="17324D"/>
          </w:tcPr>
          <w:p w14:paraId="36FA48C2" w14:textId="77777777" w:rsidR="004529C2" w:rsidRDefault="00000000">
            <w:pPr>
              <w:spacing w:after="0"/>
            </w:pPr>
            <w:r>
              <w:rPr>
                <w:b/>
                <w:color w:val="FFFFFF"/>
              </w:rPr>
              <w:t>Source</w:t>
            </w:r>
          </w:p>
        </w:tc>
        <w:tc>
          <w:tcPr>
            <w:tcW w:w="5216" w:type="dxa"/>
            <w:shd w:val="clear" w:color="auto" w:fill="17324D"/>
          </w:tcPr>
          <w:p w14:paraId="3AC5FF00" w14:textId="77777777" w:rsidR="004529C2" w:rsidRDefault="00000000">
            <w:pPr>
              <w:spacing w:after="0"/>
            </w:pPr>
            <w:r>
              <w:rPr>
                <w:b/>
                <w:color w:val="FFFFFF"/>
              </w:rPr>
              <w:t>Contribution to the local evidence foundation</w:t>
            </w:r>
          </w:p>
        </w:tc>
      </w:tr>
      <w:tr w:rsidR="004529C2" w14:paraId="2B6150CC" w14:textId="77777777">
        <w:trPr>
          <w:cantSplit/>
          <w:jc w:val="center"/>
        </w:trPr>
        <w:tc>
          <w:tcPr>
            <w:tcW w:w="3324" w:type="dxa"/>
            <w:shd w:val="clear" w:color="auto" w:fill="EAF3F7"/>
            <w:tcMar>
              <w:top w:w="80" w:type="dxa"/>
              <w:left w:w="100" w:type="dxa"/>
              <w:bottom w:w="80" w:type="dxa"/>
              <w:right w:w="100" w:type="dxa"/>
            </w:tcMar>
          </w:tcPr>
          <w:p w14:paraId="688A0F83" w14:textId="77777777" w:rsidR="004529C2" w:rsidRDefault="00000000">
            <w:pPr>
              <w:spacing w:after="0"/>
            </w:pPr>
            <w:r>
              <w:rPr>
                <w:b/>
              </w:rPr>
              <w:t>Leader identity and tenure</w:t>
            </w:r>
          </w:p>
        </w:tc>
        <w:tc>
          <w:tcPr>
            <w:tcW w:w="3324" w:type="dxa"/>
            <w:tcMar>
              <w:top w:w="80" w:type="dxa"/>
              <w:left w:w="100" w:type="dxa"/>
              <w:bottom w:w="80" w:type="dxa"/>
              <w:right w:w="100" w:type="dxa"/>
            </w:tcMar>
          </w:tcPr>
          <w:p w14:paraId="1381FC72" w14:textId="77777777" w:rsidR="004529C2" w:rsidRDefault="00000000">
            <w:pPr>
              <w:spacing w:after="0"/>
            </w:pPr>
            <w:r>
              <w:rPr>
                <w:b/>
              </w:rPr>
              <w:t>Archigos</w:t>
            </w:r>
          </w:p>
        </w:tc>
        <w:tc>
          <w:tcPr>
            <w:tcW w:w="3324" w:type="dxa"/>
            <w:tcMar>
              <w:top w:w="80" w:type="dxa"/>
              <w:left w:w="100" w:type="dxa"/>
              <w:bottom w:w="80" w:type="dxa"/>
              <w:right w:w="100" w:type="dxa"/>
            </w:tcMar>
          </w:tcPr>
          <w:p w14:paraId="7CBE4B72" w14:textId="77777777" w:rsidR="004529C2" w:rsidRDefault="00000000">
            <w:pPr>
              <w:spacing w:after="0"/>
            </w:pPr>
            <w:r>
              <w:t>Historical ruler identity, entry and exit dates, and tenure attributes.</w:t>
            </w:r>
          </w:p>
        </w:tc>
      </w:tr>
      <w:tr w:rsidR="004529C2" w14:paraId="148B0DE0" w14:textId="77777777">
        <w:trPr>
          <w:cantSplit/>
          <w:jc w:val="center"/>
        </w:trPr>
        <w:tc>
          <w:tcPr>
            <w:tcW w:w="3324" w:type="dxa"/>
            <w:shd w:val="clear" w:color="auto" w:fill="EAF3F7"/>
            <w:tcMar>
              <w:top w:w="80" w:type="dxa"/>
              <w:left w:w="100" w:type="dxa"/>
              <w:bottom w:w="80" w:type="dxa"/>
              <w:right w:w="100" w:type="dxa"/>
            </w:tcMar>
          </w:tcPr>
          <w:p w14:paraId="4F6569AA" w14:textId="77777777" w:rsidR="004529C2" w:rsidRDefault="00000000">
            <w:pPr>
              <w:spacing w:after="0"/>
            </w:pPr>
            <w:r>
              <w:rPr>
                <w:b/>
              </w:rPr>
              <w:t>Leader identity and tenure</w:t>
            </w:r>
          </w:p>
        </w:tc>
        <w:tc>
          <w:tcPr>
            <w:tcW w:w="3324" w:type="dxa"/>
            <w:shd w:val="clear" w:color="auto" w:fill="F4F6F8"/>
            <w:tcMar>
              <w:top w:w="80" w:type="dxa"/>
              <w:left w:w="100" w:type="dxa"/>
              <w:bottom w:w="80" w:type="dxa"/>
              <w:right w:w="100" w:type="dxa"/>
            </w:tcMar>
          </w:tcPr>
          <w:p w14:paraId="00938A82" w14:textId="77777777" w:rsidR="004529C2" w:rsidRDefault="00000000">
            <w:pPr>
              <w:spacing w:after="0"/>
            </w:pPr>
            <w:r>
              <w:rPr>
                <w:b/>
              </w:rPr>
              <w:t>REIGN</w:t>
            </w:r>
          </w:p>
        </w:tc>
        <w:tc>
          <w:tcPr>
            <w:tcW w:w="3324" w:type="dxa"/>
            <w:shd w:val="clear" w:color="auto" w:fill="F4F6F8"/>
            <w:tcMar>
              <w:top w:w="80" w:type="dxa"/>
              <w:left w:w="100" w:type="dxa"/>
              <w:bottom w:w="80" w:type="dxa"/>
              <w:right w:w="100" w:type="dxa"/>
            </w:tcMar>
          </w:tcPr>
          <w:p w14:paraId="37355859" w14:textId="77777777" w:rsidR="004529C2" w:rsidRDefault="00000000">
            <w:pPr>
              <w:spacing w:after="0"/>
            </w:pPr>
            <w:r>
              <w:t>Monthly ruler identity, regime context, elections, and irregular political events.</w:t>
            </w:r>
          </w:p>
        </w:tc>
      </w:tr>
      <w:tr w:rsidR="004529C2" w14:paraId="00AE7321" w14:textId="77777777">
        <w:trPr>
          <w:cantSplit/>
          <w:jc w:val="center"/>
        </w:trPr>
        <w:tc>
          <w:tcPr>
            <w:tcW w:w="3324" w:type="dxa"/>
            <w:shd w:val="clear" w:color="auto" w:fill="EAF3F7"/>
            <w:tcMar>
              <w:top w:w="80" w:type="dxa"/>
              <w:left w:w="100" w:type="dxa"/>
              <w:bottom w:w="80" w:type="dxa"/>
              <w:right w:w="100" w:type="dxa"/>
            </w:tcMar>
          </w:tcPr>
          <w:p w14:paraId="35A00A84" w14:textId="77777777" w:rsidR="004529C2" w:rsidRDefault="00000000">
            <w:pPr>
              <w:spacing w:after="0"/>
            </w:pPr>
            <w:r>
              <w:rPr>
                <w:b/>
              </w:rPr>
              <w:t>Leader identity and tenure</w:t>
            </w:r>
          </w:p>
        </w:tc>
        <w:tc>
          <w:tcPr>
            <w:tcW w:w="3324" w:type="dxa"/>
            <w:tcMar>
              <w:top w:w="80" w:type="dxa"/>
              <w:left w:w="100" w:type="dxa"/>
              <w:bottom w:w="80" w:type="dxa"/>
              <w:right w:w="100" w:type="dxa"/>
            </w:tcMar>
          </w:tcPr>
          <w:p w14:paraId="57C03003" w14:textId="77777777" w:rsidR="004529C2" w:rsidRDefault="00000000">
            <w:pPr>
              <w:spacing w:after="0"/>
            </w:pPr>
            <w:r>
              <w:rPr>
                <w:b/>
              </w:rPr>
              <w:t>Wikidata heads of state and government</w:t>
            </w:r>
          </w:p>
        </w:tc>
        <w:tc>
          <w:tcPr>
            <w:tcW w:w="3324" w:type="dxa"/>
            <w:tcMar>
              <w:top w:w="80" w:type="dxa"/>
              <w:left w:w="100" w:type="dxa"/>
              <w:bottom w:w="80" w:type="dxa"/>
              <w:right w:w="100" w:type="dxa"/>
            </w:tcMar>
          </w:tcPr>
          <w:p w14:paraId="02FEB690" w14:textId="77777777" w:rsidR="004529C2" w:rsidRDefault="00000000">
            <w:pPr>
              <w:spacing w:after="0"/>
            </w:pPr>
            <w:r>
              <w:t>Current ruler identity and office dates used to resolve recent periods.</w:t>
            </w:r>
          </w:p>
        </w:tc>
      </w:tr>
      <w:tr w:rsidR="004529C2" w14:paraId="3993ADEC" w14:textId="77777777">
        <w:trPr>
          <w:cantSplit/>
          <w:jc w:val="center"/>
        </w:trPr>
        <w:tc>
          <w:tcPr>
            <w:tcW w:w="3324" w:type="dxa"/>
            <w:shd w:val="clear" w:color="auto" w:fill="EAF3F7"/>
            <w:tcMar>
              <w:top w:w="80" w:type="dxa"/>
              <w:left w:w="100" w:type="dxa"/>
              <w:bottom w:w="80" w:type="dxa"/>
              <w:right w:w="100" w:type="dxa"/>
            </w:tcMar>
          </w:tcPr>
          <w:p w14:paraId="3F83710A"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30945203" w14:textId="77777777" w:rsidR="004529C2" w:rsidRDefault="00000000">
            <w:pPr>
              <w:spacing w:after="0"/>
            </w:pPr>
            <w:r>
              <w:rPr>
                <w:b/>
              </w:rPr>
              <w:t>V-Dem</w:t>
            </w:r>
          </w:p>
        </w:tc>
        <w:tc>
          <w:tcPr>
            <w:tcW w:w="3324" w:type="dxa"/>
            <w:shd w:val="clear" w:color="auto" w:fill="F4F6F8"/>
            <w:tcMar>
              <w:top w:w="80" w:type="dxa"/>
              <w:left w:w="100" w:type="dxa"/>
              <w:bottom w:w="80" w:type="dxa"/>
              <w:right w:w="100" w:type="dxa"/>
            </w:tcMar>
          </w:tcPr>
          <w:p w14:paraId="451B0B77" w14:textId="77777777" w:rsidR="004529C2" w:rsidRDefault="00000000">
            <w:pPr>
              <w:spacing w:after="0"/>
            </w:pPr>
            <w:r>
              <w:t>Democracy, civil liberties, judicial constraints, accountability, repression, corruption, and governance indicators.</w:t>
            </w:r>
          </w:p>
        </w:tc>
      </w:tr>
      <w:tr w:rsidR="004529C2" w14:paraId="7AEFDA99" w14:textId="77777777">
        <w:trPr>
          <w:cantSplit/>
          <w:jc w:val="center"/>
        </w:trPr>
        <w:tc>
          <w:tcPr>
            <w:tcW w:w="3324" w:type="dxa"/>
            <w:shd w:val="clear" w:color="auto" w:fill="EAF3F7"/>
            <w:tcMar>
              <w:top w:w="80" w:type="dxa"/>
              <w:left w:w="100" w:type="dxa"/>
              <w:bottom w:w="80" w:type="dxa"/>
              <w:right w:w="100" w:type="dxa"/>
            </w:tcMar>
          </w:tcPr>
          <w:p w14:paraId="7183FA78"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6F2CAF39" w14:textId="77777777" w:rsidR="004529C2" w:rsidRDefault="00000000">
            <w:pPr>
              <w:spacing w:after="0"/>
            </w:pPr>
            <w:r>
              <w:rPr>
                <w:b/>
              </w:rPr>
              <w:t>Freedom House</w:t>
            </w:r>
          </w:p>
        </w:tc>
        <w:tc>
          <w:tcPr>
            <w:tcW w:w="3324" w:type="dxa"/>
            <w:tcMar>
              <w:top w:w="80" w:type="dxa"/>
              <w:left w:w="100" w:type="dxa"/>
              <w:bottom w:w="80" w:type="dxa"/>
              <w:right w:w="100" w:type="dxa"/>
            </w:tcMar>
          </w:tcPr>
          <w:p w14:paraId="204B11A0" w14:textId="77777777" w:rsidR="004529C2" w:rsidRDefault="00000000">
            <w:pPr>
              <w:spacing w:after="0"/>
            </w:pPr>
            <w:r>
              <w:t>Political-rights and civil-liberties ratings.</w:t>
            </w:r>
          </w:p>
        </w:tc>
      </w:tr>
      <w:tr w:rsidR="004529C2" w14:paraId="0F59BC6D" w14:textId="77777777">
        <w:trPr>
          <w:cantSplit/>
          <w:jc w:val="center"/>
        </w:trPr>
        <w:tc>
          <w:tcPr>
            <w:tcW w:w="3324" w:type="dxa"/>
            <w:shd w:val="clear" w:color="auto" w:fill="EAF3F7"/>
            <w:tcMar>
              <w:top w:w="80" w:type="dxa"/>
              <w:left w:w="100" w:type="dxa"/>
              <w:bottom w:w="80" w:type="dxa"/>
              <w:right w:w="100" w:type="dxa"/>
            </w:tcMar>
          </w:tcPr>
          <w:p w14:paraId="5EA2179E"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0B70E1CB" w14:textId="77777777" w:rsidR="004529C2" w:rsidRDefault="00000000">
            <w:pPr>
              <w:spacing w:after="0"/>
            </w:pPr>
            <w:r>
              <w:rPr>
                <w:b/>
              </w:rPr>
              <w:t>Polity V</w:t>
            </w:r>
          </w:p>
        </w:tc>
        <w:tc>
          <w:tcPr>
            <w:tcW w:w="3324" w:type="dxa"/>
            <w:shd w:val="clear" w:color="auto" w:fill="F4F6F8"/>
            <w:tcMar>
              <w:top w:w="80" w:type="dxa"/>
              <w:left w:w="100" w:type="dxa"/>
              <w:bottom w:w="80" w:type="dxa"/>
              <w:right w:w="100" w:type="dxa"/>
            </w:tcMar>
          </w:tcPr>
          <w:p w14:paraId="0492D09D" w14:textId="77777777" w:rsidR="004529C2" w:rsidRDefault="00000000">
            <w:pPr>
              <w:spacing w:after="0"/>
            </w:pPr>
            <w:r>
              <w:t>Regime characteristics, executive constraints, competition, and regime durability.</w:t>
            </w:r>
          </w:p>
        </w:tc>
      </w:tr>
      <w:tr w:rsidR="004529C2" w14:paraId="44DF3ABD" w14:textId="77777777">
        <w:trPr>
          <w:cantSplit/>
          <w:jc w:val="center"/>
        </w:trPr>
        <w:tc>
          <w:tcPr>
            <w:tcW w:w="3324" w:type="dxa"/>
            <w:shd w:val="clear" w:color="auto" w:fill="EAF3F7"/>
            <w:tcMar>
              <w:top w:w="80" w:type="dxa"/>
              <w:left w:w="100" w:type="dxa"/>
              <w:bottom w:w="80" w:type="dxa"/>
              <w:right w:w="100" w:type="dxa"/>
            </w:tcMar>
          </w:tcPr>
          <w:p w14:paraId="009E6D94"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58DE8149" w14:textId="77777777" w:rsidR="004529C2" w:rsidRDefault="00000000">
            <w:pPr>
              <w:spacing w:after="0"/>
            </w:pPr>
            <w:r>
              <w:rPr>
                <w:b/>
              </w:rPr>
              <w:t>Economist Intelligence Unit Democracy Index</w:t>
            </w:r>
          </w:p>
        </w:tc>
        <w:tc>
          <w:tcPr>
            <w:tcW w:w="3324" w:type="dxa"/>
            <w:tcMar>
              <w:top w:w="80" w:type="dxa"/>
              <w:left w:w="100" w:type="dxa"/>
              <w:bottom w:w="80" w:type="dxa"/>
              <w:right w:w="100" w:type="dxa"/>
            </w:tcMar>
          </w:tcPr>
          <w:p w14:paraId="6B12A20A" w14:textId="77777777" w:rsidR="004529C2" w:rsidRDefault="00000000">
            <w:pPr>
              <w:spacing w:after="0"/>
            </w:pPr>
            <w:r>
              <w:t>Electoral process, participation, political culture, civil liberties, and government functioning where locally available.</w:t>
            </w:r>
          </w:p>
        </w:tc>
      </w:tr>
      <w:tr w:rsidR="004529C2" w14:paraId="2ED49E47" w14:textId="77777777">
        <w:trPr>
          <w:cantSplit/>
          <w:jc w:val="center"/>
        </w:trPr>
        <w:tc>
          <w:tcPr>
            <w:tcW w:w="3324" w:type="dxa"/>
            <w:shd w:val="clear" w:color="auto" w:fill="EAF3F7"/>
            <w:tcMar>
              <w:top w:w="80" w:type="dxa"/>
              <w:left w:w="100" w:type="dxa"/>
              <w:bottom w:w="80" w:type="dxa"/>
              <w:right w:w="100" w:type="dxa"/>
            </w:tcMar>
          </w:tcPr>
          <w:p w14:paraId="42DD4E16"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3F096B46" w14:textId="77777777" w:rsidR="004529C2" w:rsidRDefault="00000000">
            <w:pPr>
              <w:spacing w:after="0"/>
            </w:pPr>
            <w:r>
              <w:rPr>
                <w:b/>
              </w:rPr>
              <w:t>Bertelsmann Transformation Index</w:t>
            </w:r>
          </w:p>
        </w:tc>
        <w:tc>
          <w:tcPr>
            <w:tcW w:w="3324" w:type="dxa"/>
            <w:shd w:val="clear" w:color="auto" w:fill="F4F6F8"/>
            <w:tcMar>
              <w:top w:w="80" w:type="dxa"/>
              <w:left w:w="100" w:type="dxa"/>
              <w:bottom w:w="80" w:type="dxa"/>
              <w:right w:w="100" w:type="dxa"/>
            </w:tcMar>
          </w:tcPr>
          <w:p w14:paraId="676528A1" w14:textId="77777777" w:rsidR="004529C2" w:rsidRDefault="00000000">
            <w:pPr>
              <w:spacing w:after="0"/>
            </w:pPr>
            <w:r>
              <w:t>Political transformation, economic transformation, governance, and state-capacity assessments.</w:t>
            </w:r>
          </w:p>
        </w:tc>
      </w:tr>
      <w:tr w:rsidR="004529C2" w14:paraId="591C4DE9" w14:textId="77777777">
        <w:trPr>
          <w:cantSplit/>
          <w:jc w:val="center"/>
        </w:trPr>
        <w:tc>
          <w:tcPr>
            <w:tcW w:w="3324" w:type="dxa"/>
            <w:shd w:val="clear" w:color="auto" w:fill="EAF3F7"/>
            <w:tcMar>
              <w:top w:w="80" w:type="dxa"/>
              <w:left w:w="100" w:type="dxa"/>
              <w:bottom w:w="80" w:type="dxa"/>
              <w:right w:w="100" w:type="dxa"/>
            </w:tcMar>
          </w:tcPr>
          <w:p w14:paraId="2DC8D1F3"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0C2B2E0C" w14:textId="77777777" w:rsidR="004529C2" w:rsidRDefault="00000000">
            <w:pPr>
              <w:spacing w:after="0"/>
            </w:pPr>
            <w:r>
              <w:rPr>
                <w:b/>
              </w:rPr>
              <w:t>Reporters Without Borders</w:t>
            </w:r>
          </w:p>
        </w:tc>
        <w:tc>
          <w:tcPr>
            <w:tcW w:w="3324" w:type="dxa"/>
            <w:tcMar>
              <w:top w:w="80" w:type="dxa"/>
              <w:left w:w="100" w:type="dxa"/>
              <w:bottom w:w="80" w:type="dxa"/>
              <w:right w:w="100" w:type="dxa"/>
            </w:tcMar>
          </w:tcPr>
          <w:p w14:paraId="6F9242DF" w14:textId="77777777" w:rsidR="004529C2" w:rsidRDefault="00000000">
            <w:pPr>
              <w:spacing w:after="0"/>
            </w:pPr>
            <w:r>
              <w:t>Press-freedom conditions and their political, legal, economic, social, and security context.</w:t>
            </w:r>
          </w:p>
        </w:tc>
      </w:tr>
      <w:tr w:rsidR="004529C2" w14:paraId="2A366DD8" w14:textId="77777777">
        <w:trPr>
          <w:cantSplit/>
          <w:jc w:val="center"/>
        </w:trPr>
        <w:tc>
          <w:tcPr>
            <w:tcW w:w="3324" w:type="dxa"/>
            <w:shd w:val="clear" w:color="auto" w:fill="EAF3F7"/>
            <w:tcMar>
              <w:top w:w="80" w:type="dxa"/>
              <w:left w:w="100" w:type="dxa"/>
              <w:bottom w:w="80" w:type="dxa"/>
              <w:right w:w="100" w:type="dxa"/>
            </w:tcMar>
          </w:tcPr>
          <w:p w14:paraId="2DE5C8E0"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6357FC0F" w14:textId="77777777" w:rsidR="004529C2" w:rsidRDefault="00000000">
            <w:pPr>
              <w:spacing w:after="0"/>
            </w:pPr>
            <w:r>
              <w:rPr>
                <w:b/>
              </w:rPr>
              <w:t>World Bank Worldwide Governance Indicators</w:t>
            </w:r>
          </w:p>
        </w:tc>
        <w:tc>
          <w:tcPr>
            <w:tcW w:w="3324" w:type="dxa"/>
            <w:shd w:val="clear" w:color="auto" w:fill="F4F6F8"/>
            <w:tcMar>
              <w:top w:w="80" w:type="dxa"/>
              <w:left w:w="100" w:type="dxa"/>
              <w:bottom w:w="80" w:type="dxa"/>
              <w:right w:w="100" w:type="dxa"/>
            </w:tcMar>
          </w:tcPr>
          <w:p w14:paraId="416DBE9D" w14:textId="77777777" w:rsidR="004529C2" w:rsidRDefault="00000000">
            <w:pPr>
              <w:spacing w:after="0"/>
            </w:pPr>
            <w:r>
              <w:t>Voice and accountability, rule of law, government effectiveness, regulatory quality, and control of corruption.</w:t>
            </w:r>
          </w:p>
        </w:tc>
      </w:tr>
      <w:tr w:rsidR="004529C2" w14:paraId="2E90A8E4" w14:textId="77777777">
        <w:trPr>
          <w:cantSplit/>
          <w:jc w:val="center"/>
        </w:trPr>
        <w:tc>
          <w:tcPr>
            <w:tcW w:w="3324" w:type="dxa"/>
            <w:shd w:val="clear" w:color="auto" w:fill="EAF3F7"/>
            <w:tcMar>
              <w:top w:w="80" w:type="dxa"/>
              <w:left w:w="100" w:type="dxa"/>
              <w:bottom w:w="80" w:type="dxa"/>
              <w:right w:w="100" w:type="dxa"/>
            </w:tcMar>
          </w:tcPr>
          <w:p w14:paraId="0520C506" w14:textId="77777777" w:rsidR="004529C2" w:rsidRDefault="00000000">
            <w:pPr>
              <w:spacing w:after="0"/>
            </w:pPr>
            <w:r>
              <w:rPr>
                <w:b/>
              </w:rPr>
              <w:t>Conflict, military activity, and domestic safety</w:t>
            </w:r>
          </w:p>
        </w:tc>
        <w:tc>
          <w:tcPr>
            <w:tcW w:w="3324" w:type="dxa"/>
            <w:tcMar>
              <w:top w:w="80" w:type="dxa"/>
              <w:left w:w="100" w:type="dxa"/>
              <w:bottom w:w="80" w:type="dxa"/>
              <w:right w:w="100" w:type="dxa"/>
            </w:tcMar>
          </w:tcPr>
          <w:p w14:paraId="55332A94" w14:textId="77777777" w:rsidR="004529C2" w:rsidRDefault="00000000">
            <w:pPr>
              <w:spacing w:after="0"/>
            </w:pPr>
            <w:r>
              <w:rPr>
                <w:b/>
              </w:rPr>
              <w:t>Uppsala Conflict Data Program</w:t>
            </w:r>
          </w:p>
        </w:tc>
        <w:tc>
          <w:tcPr>
            <w:tcW w:w="3324" w:type="dxa"/>
            <w:tcMar>
              <w:top w:w="80" w:type="dxa"/>
              <w:left w:w="100" w:type="dxa"/>
              <w:bottom w:w="80" w:type="dxa"/>
              <w:right w:w="100" w:type="dxa"/>
            </w:tcMar>
          </w:tcPr>
          <w:p w14:paraId="26F560D6" w14:textId="77777777" w:rsidR="004529C2" w:rsidRDefault="00000000">
            <w:pPr>
              <w:spacing w:after="0"/>
            </w:pPr>
            <w:r>
              <w:t>State-based, internationalized, non-state, and one-sided violence events and fatalities.</w:t>
            </w:r>
          </w:p>
        </w:tc>
      </w:tr>
      <w:tr w:rsidR="004529C2" w14:paraId="1EADF280" w14:textId="77777777">
        <w:trPr>
          <w:cantSplit/>
          <w:jc w:val="center"/>
        </w:trPr>
        <w:tc>
          <w:tcPr>
            <w:tcW w:w="3324" w:type="dxa"/>
            <w:shd w:val="clear" w:color="auto" w:fill="EAF3F7"/>
            <w:tcMar>
              <w:top w:w="80" w:type="dxa"/>
              <w:left w:w="100" w:type="dxa"/>
              <w:bottom w:w="80" w:type="dxa"/>
              <w:right w:w="100" w:type="dxa"/>
            </w:tcMar>
          </w:tcPr>
          <w:p w14:paraId="7EAC00AD" w14:textId="77777777" w:rsidR="004529C2" w:rsidRDefault="00000000">
            <w:pPr>
              <w:spacing w:after="0"/>
            </w:pPr>
            <w:r>
              <w:rPr>
                <w:b/>
              </w:rPr>
              <w:t>Conflict, military activity, and domestic safety</w:t>
            </w:r>
          </w:p>
        </w:tc>
        <w:tc>
          <w:tcPr>
            <w:tcW w:w="3324" w:type="dxa"/>
            <w:shd w:val="clear" w:color="auto" w:fill="F4F6F8"/>
            <w:tcMar>
              <w:top w:w="80" w:type="dxa"/>
              <w:left w:w="100" w:type="dxa"/>
              <w:bottom w:w="80" w:type="dxa"/>
              <w:right w:w="100" w:type="dxa"/>
            </w:tcMar>
          </w:tcPr>
          <w:p w14:paraId="27A2E27D" w14:textId="77777777" w:rsidR="004529C2" w:rsidRDefault="00000000">
            <w:pPr>
              <w:spacing w:after="0"/>
            </w:pPr>
            <w:r>
              <w:rPr>
                <w:b/>
              </w:rPr>
              <w:t>SIPRI Military Expenditure Database</w:t>
            </w:r>
          </w:p>
        </w:tc>
        <w:tc>
          <w:tcPr>
            <w:tcW w:w="3324" w:type="dxa"/>
            <w:shd w:val="clear" w:color="auto" w:fill="F4F6F8"/>
            <w:tcMar>
              <w:top w:w="80" w:type="dxa"/>
              <w:left w:w="100" w:type="dxa"/>
              <w:bottom w:w="80" w:type="dxa"/>
              <w:right w:w="100" w:type="dxa"/>
            </w:tcMar>
          </w:tcPr>
          <w:p w14:paraId="2ED78FA1" w14:textId="77777777" w:rsidR="004529C2" w:rsidRDefault="00000000">
            <w:pPr>
              <w:spacing w:after="0"/>
            </w:pPr>
            <w:r>
              <w:t>Military spending, spending per person, share of GDP, and share of government expenditure.</w:t>
            </w:r>
          </w:p>
        </w:tc>
      </w:tr>
      <w:tr w:rsidR="004529C2" w14:paraId="24A9E8BD" w14:textId="77777777">
        <w:trPr>
          <w:cantSplit/>
          <w:jc w:val="center"/>
        </w:trPr>
        <w:tc>
          <w:tcPr>
            <w:tcW w:w="3324" w:type="dxa"/>
            <w:shd w:val="clear" w:color="auto" w:fill="EAF3F7"/>
            <w:tcMar>
              <w:top w:w="80" w:type="dxa"/>
              <w:left w:w="100" w:type="dxa"/>
              <w:bottom w:w="80" w:type="dxa"/>
              <w:right w:w="100" w:type="dxa"/>
            </w:tcMar>
          </w:tcPr>
          <w:p w14:paraId="123CD844" w14:textId="77777777" w:rsidR="004529C2" w:rsidRDefault="00000000">
            <w:pPr>
              <w:spacing w:after="0"/>
            </w:pPr>
            <w:r>
              <w:rPr>
                <w:b/>
              </w:rPr>
              <w:lastRenderedPageBreak/>
              <w:t>Conflict, military activity, and domestic safety</w:t>
            </w:r>
          </w:p>
        </w:tc>
        <w:tc>
          <w:tcPr>
            <w:tcW w:w="3324" w:type="dxa"/>
            <w:tcMar>
              <w:top w:w="80" w:type="dxa"/>
              <w:left w:w="100" w:type="dxa"/>
              <w:bottom w:w="80" w:type="dxa"/>
              <w:right w:w="100" w:type="dxa"/>
            </w:tcMar>
          </w:tcPr>
          <w:p w14:paraId="43417248" w14:textId="77777777" w:rsidR="004529C2" w:rsidRDefault="00000000">
            <w:pPr>
              <w:spacing w:after="0"/>
            </w:pPr>
            <w:r>
              <w:rPr>
                <w:b/>
              </w:rPr>
              <w:t>Political Terror Scale</w:t>
            </w:r>
          </w:p>
        </w:tc>
        <w:tc>
          <w:tcPr>
            <w:tcW w:w="3324" w:type="dxa"/>
            <w:tcMar>
              <w:top w:w="80" w:type="dxa"/>
              <w:left w:w="100" w:type="dxa"/>
              <w:bottom w:w="80" w:type="dxa"/>
              <w:right w:w="100" w:type="dxa"/>
            </w:tcMar>
          </w:tcPr>
          <w:p w14:paraId="40CA1C3B" w14:textId="77777777" w:rsidR="004529C2" w:rsidRDefault="00000000">
            <w:pPr>
              <w:spacing w:after="0"/>
            </w:pPr>
            <w:r>
              <w:t>Country-year assessments derived from Amnesty International, Human Rights Watch, and United States government reports.</w:t>
            </w:r>
          </w:p>
        </w:tc>
      </w:tr>
      <w:tr w:rsidR="004529C2" w14:paraId="38E9D64E" w14:textId="77777777">
        <w:trPr>
          <w:cantSplit/>
          <w:jc w:val="center"/>
        </w:trPr>
        <w:tc>
          <w:tcPr>
            <w:tcW w:w="3324" w:type="dxa"/>
            <w:shd w:val="clear" w:color="auto" w:fill="EAF3F7"/>
            <w:tcMar>
              <w:top w:w="80" w:type="dxa"/>
              <w:left w:w="100" w:type="dxa"/>
              <w:bottom w:w="80" w:type="dxa"/>
              <w:right w:w="100" w:type="dxa"/>
            </w:tcMar>
          </w:tcPr>
          <w:p w14:paraId="25526451" w14:textId="77777777" w:rsidR="004529C2" w:rsidRDefault="00000000">
            <w:pPr>
              <w:spacing w:after="0"/>
            </w:pPr>
            <w:r>
              <w:rPr>
                <w:b/>
              </w:rPr>
              <w:t>Conflict, military activity, and domestic safety</w:t>
            </w:r>
          </w:p>
        </w:tc>
        <w:tc>
          <w:tcPr>
            <w:tcW w:w="3324" w:type="dxa"/>
            <w:shd w:val="clear" w:color="auto" w:fill="F4F6F8"/>
            <w:tcMar>
              <w:top w:w="80" w:type="dxa"/>
              <w:left w:w="100" w:type="dxa"/>
              <w:bottom w:w="80" w:type="dxa"/>
              <w:right w:w="100" w:type="dxa"/>
            </w:tcMar>
          </w:tcPr>
          <w:p w14:paraId="64DF401B" w14:textId="77777777" w:rsidR="004529C2" w:rsidRDefault="00000000">
            <w:pPr>
              <w:spacing w:after="0"/>
            </w:pPr>
            <w:r>
              <w:rPr>
                <w:b/>
              </w:rPr>
              <w:t>CIRIGHTS</w:t>
            </w:r>
          </w:p>
        </w:tc>
        <w:tc>
          <w:tcPr>
            <w:tcW w:w="3324" w:type="dxa"/>
            <w:shd w:val="clear" w:color="auto" w:fill="F4F6F8"/>
            <w:tcMar>
              <w:top w:w="80" w:type="dxa"/>
              <w:left w:w="100" w:type="dxa"/>
              <w:bottom w:w="80" w:type="dxa"/>
              <w:right w:w="100" w:type="dxa"/>
            </w:tcMar>
          </w:tcPr>
          <w:p w14:paraId="63AB2CFD" w14:textId="77777777" w:rsidR="004529C2" w:rsidRDefault="00000000">
            <w:pPr>
              <w:spacing w:after="0"/>
            </w:pPr>
            <w:r>
              <w:t>Physical-integrity rights, disappearances, killings, political imprisonment, torture, and broader rights measures.</w:t>
            </w:r>
          </w:p>
        </w:tc>
      </w:tr>
      <w:tr w:rsidR="004529C2" w14:paraId="466D5484" w14:textId="77777777">
        <w:trPr>
          <w:cantSplit/>
          <w:jc w:val="center"/>
        </w:trPr>
        <w:tc>
          <w:tcPr>
            <w:tcW w:w="3324" w:type="dxa"/>
            <w:shd w:val="clear" w:color="auto" w:fill="EAF3F7"/>
            <w:tcMar>
              <w:top w:w="80" w:type="dxa"/>
              <w:left w:w="100" w:type="dxa"/>
              <w:bottom w:w="80" w:type="dxa"/>
              <w:right w:w="100" w:type="dxa"/>
            </w:tcMar>
          </w:tcPr>
          <w:p w14:paraId="7DCF337E" w14:textId="77777777" w:rsidR="004529C2" w:rsidRDefault="00000000">
            <w:pPr>
              <w:spacing w:after="0"/>
            </w:pPr>
            <w:r>
              <w:rPr>
                <w:b/>
              </w:rPr>
              <w:t>Nuclear capability and risk context</w:t>
            </w:r>
          </w:p>
        </w:tc>
        <w:tc>
          <w:tcPr>
            <w:tcW w:w="3324" w:type="dxa"/>
            <w:tcMar>
              <w:top w:w="80" w:type="dxa"/>
              <w:left w:w="100" w:type="dxa"/>
              <w:bottom w:w="80" w:type="dxa"/>
              <w:right w:w="100" w:type="dxa"/>
            </w:tcMar>
          </w:tcPr>
          <w:p w14:paraId="10F75BB7" w14:textId="77777777" w:rsidR="004529C2" w:rsidRDefault="00000000">
            <w:pPr>
              <w:spacing w:after="0"/>
            </w:pPr>
            <w:r>
              <w:rPr>
                <w:b/>
              </w:rPr>
              <w:t>Federation of American Scientists</w:t>
            </w:r>
          </w:p>
        </w:tc>
        <w:tc>
          <w:tcPr>
            <w:tcW w:w="3324" w:type="dxa"/>
            <w:tcMar>
              <w:top w:w="80" w:type="dxa"/>
              <w:left w:w="100" w:type="dxa"/>
              <w:bottom w:w="80" w:type="dxa"/>
              <w:right w:w="100" w:type="dxa"/>
            </w:tcMar>
          </w:tcPr>
          <w:p w14:paraId="7C864761" w14:textId="77777777" w:rsidR="004529C2" w:rsidRDefault="00000000">
            <w:pPr>
              <w:spacing w:after="0"/>
            </w:pPr>
            <w:r>
              <w:t>Nuclear inventory, military stockpile, deployed forces, reserve forces, and retired warheads.</w:t>
            </w:r>
          </w:p>
        </w:tc>
      </w:tr>
      <w:tr w:rsidR="004529C2" w14:paraId="01D08D66" w14:textId="77777777">
        <w:trPr>
          <w:cantSplit/>
          <w:jc w:val="center"/>
        </w:trPr>
        <w:tc>
          <w:tcPr>
            <w:tcW w:w="3324" w:type="dxa"/>
            <w:shd w:val="clear" w:color="auto" w:fill="EAF3F7"/>
            <w:tcMar>
              <w:top w:w="80" w:type="dxa"/>
              <w:left w:w="100" w:type="dxa"/>
              <w:bottom w:w="80" w:type="dxa"/>
              <w:right w:w="100" w:type="dxa"/>
            </w:tcMar>
          </w:tcPr>
          <w:p w14:paraId="6B502497" w14:textId="77777777" w:rsidR="004529C2" w:rsidRDefault="00000000">
            <w:pPr>
              <w:spacing w:after="0"/>
            </w:pPr>
            <w:r>
              <w:rPr>
                <w:b/>
              </w:rPr>
              <w:t>Nuclear capability and risk context</w:t>
            </w:r>
          </w:p>
        </w:tc>
        <w:tc>
          <w:tcPr>
            <w:tcW w:w="3324" w:type="dxa"/>
            <w:shd w:val="clear" w:color="auto" w:fill="F4F6F8"/>
            <w:tcMar>
              <w:top w:w="80" w:type="dxa"/>
              <w:left w:w="100" w:type="dxa"/>
              <w:bottom w:w="80" w:type="dxa"/>
              <w:right w:w="100" w:type="dxa"/>
            </w:tcMar>
          </w:tcPr>
          <w:p w14:paraId="7C98B07C" w14:textId="77777777" w:rsidR="004529C2" w:rsidRDefault="00000000">
            <w:pPr>
              <w:spacing w:after="0"/>
            </w:pPr>
            <w:r>
              <w:rPr>
                <w:b/>
              </w:rPr>
              <w:t>SIPRI Yearbook — World Nuclear Forces</w:t>
            </w:r>
          </w:p>
        </w:tc>
        <w:tc>
          <w:tcPr>
            <w:tcW w:w="3324" w:type="dxa"/>
            <w:shd w:val="clear" w:color="auto" w:fill="F4F6F8"/>
            <w:tcMar>
              <w:top w:w="80" w:type="dxa"/>
              <w:left w:w="100" w:type="dxa"/>
              <w:bottom w:w="80" w:type="dxa"/>
              <w:right w:w="100" w:type="dxa"/>
            </w:tcMar>
          </w:tcPr>
          <w:p w14:paraId="08B77A03" w14:textId="77777777" w:rsidR="004529C2" w:rsidRDefault="00000000">
            <w:pPr>
              <w:spacing w:after="0"/>
            </w:pPr>
            <w:r>
              <w:t>Independent nuclear-force estimates used alongside the FAS inventory.</w:t>
            </w:r>
          </w:p>
        </w:tc>
      </w:tr>
      <w:tr w:rsidR="004529C2" w14:paraId="24C56CF5" w14:textId="77777777">
        <w:trPr>
          <w:cantSplit/>
          <w:jc w:val="center"/>
        </w:trPr>
        <w:tc>
          <w:tcPr>
            <w:tcW w:w="3324" w:type="dxa"/>
            <w:shd w:val="clear" w:color="auto" w:fill="EAF3F7"/>
            <w:tcMar>
              <w:top w:w="80" w:type="dxa"/>
              <w:left w:w="100" w:type="dxa"/>
              <w:bottom w:w="80" w:type="dxa"/>
              <w:right w:w="100" w:type="dxa"/>
            </w:tcMar>
          </w:tcPr>
          <w:p w14:paraId="38CD4065" w14:textId="77777777" w:rsidR="004529C2" w:rsidRDefault="00000000">
            <w:pPr>
              <w:spacing w:after="0"/>
            </w:pPr>
            <w:r>
              <w:rPr>
                <w:b/>
              </w:rPr>
              <w:t>Economic conditions</w:t>
            </w:r>
          </w:p>
        </w:tc>
        <w:tc>
          <w:tcPr>
            <w:tcW w:w="3324" w:type="dxa"/>
            <w:tcMar>
              <w:top w:w="80" w:type="dxa"/>
              <w:left w:w="100" w:type="dxa"/>
              <w:bottom w:w="80" w:type="dxa"/>
              <w:right w:w="100" w:type="dxa"/>
            </w:tcMar>
          </w:tcPr>
          <w:p w14:paraId="352C4154" w14:textId="77777777" w:rsidR="004529C2" w:rsidRDefault="00000000">
            <w:pPr>
              <w:spacing w:after="0"/>
            </w:pPr>
            <w:r>
              <w:rPr>
                <w:b/>
              </w:rPr>
              <w:t>World Bank World Development Indicators</w:t>
            </w:r>
          </w:p>
        </w:tc>
        <w:tc>
          <w:tcPr>
            <w:tcW w:w="3324" w:type="dxa"/>
            <w:tcMar>
              <w:top w:w="80" w:type="dxa"/>
              <w:left w:w="100" w:type="dxa"/>
              <w:bottom w:w="80" w:type="dxa"/>
              <w:right w:w="100" w:type="dxa"/>
            </w:tcMar>
          </w:tcPr>
          <w:p w14:paraId="7DD30DCD" w14:textId="77777777" w:rsidR="004529C2" w:rsidRDefault="00000000">
            <w:pPr>
              <w:spacing w:after="0"/>
            </w:pPr>
            <w:r>
              <w:t>Population, national income, output, output per person, inflation, employment, inequality, health, education, and service indicators.</w:t>
            </w:r>
          </w:p>
        </w:tc>
      </w:tr>
      <w:tr w:rsidR="004529C2" w14:paraId="38CDB7B1" w14:textId="77777777">
        <w:trPr>
          <w:cantSplit/>
          <w:jc w:val="center"/>
        </w:trPr>
        <w:tc>
          <w:tcPr>
            <w:tcW w:w="3324" w:type="dxa"/>
            <w:shd w:val="clear" w:color="auto" w:fill="EAF3F7"/>
            <w:tcMar>
              <w:top w:w="80" w:type="dxa"/>
              <w:left w:w="100" w:type="dxa"/>
              <w:bottom w:w="80" w:type="dxa"/>
              <w:right w:w="100" w:type="dxa"/>
            </w:tcMar>
          </w:tcPr>
          <w:p w14:paraId="44F1B3AB" w14:textId="77777777" w:rsidR="004529C2" w:rsidRDefault="00000000">
            <w:pPr>
              <w:spacing w:after="0"/>
            </w:pPr>
            <w:r>
              <w:rPr>
                <w:b/>
              </w:rPr>
              <w:t>Economic conditions</w:t>
            </w:r>
          </w:p>
        </w:tc>
        <w:tc>
          <w:tcPr>
            <w:tcW w:w="3324" w:type="dxa"/>
            <w:shd w:val="clear" w:color="auto" w:fill="F4F6F8"/>
            <w:tcMar>
              <w:top w:w="80" w:type="dxa"/>
              <w:left w:w="100" w:type="dxa"/>
              <w:bottom w:w="80" w:type="dxa"/>
              <w:right w:w="100" w:type="dxa"/>
            </w:tcMar>
          </w:tcPr>
          <w:p w14:paraId="07867799" w14:textId="77777777" w:rsidR="004529C2" w:rsidRDefault="00000000">
            <w:pPr>
              <w:spacing w:after="0"/>
            </w:pPr>
            <w:r>
              <w:rPr>
                <w:b/>
              </w:rPr>
              <w:t>UN National Accounts Main Aggregates Database</w:t>
            </w:r>
          </w:p>
        </w:tc>
        <w:tc>
          <w:tcPr>
            <w:tcW w:w="3324" w:type="dxa"/>
            <w:shd w:val="clear" w:color="auto" w:fill="F4F6F8"/>
            <w:tcMar>
              <w:top w:w="80" w:type="dxa"/>
              <w:left w:w="100" w:type="dxa"/>
              <w:bottom w:w="80" w:type="dxa"/>
              <w:right w:w="100" w:type="dxa"/>
            </w:tcMar>
          </w:tcPr>
          <w:p w14:paraId="4CA6DF34" w14:textId="77777777" w:rsidR="004529C2" w:rsidRDefault="00000000">
            <w:pPr>
              <w:spacing w:after="0"/>
            </w:pPr>
            <w:r>
              <w:t>National accounts and expenditure aggregates in a consistent historical series.</w:t>
            </w:r>
          </w:p>
        </w:tc>
      </w:tr>
      <w:tr w:rsidR="004529C2" w14:paraId="1F69ACF7" w14:textId="77777777">
        <w:trPr>
          <w:cantSplit/>
          <w:jc w:val="center"/>
        </w:trPr>
        <w:tc>
          <w:tcPr>
            <w:tcW w:w="3324" w:type="dxa"/>
            <w:shd w:val="clear" w:color="auto" w:fill="EAF3F7"/>
            <w:tcMar>
              <w:top w:w="80" w:type="dxa"/>
              <w:left w:w="100" w:type="dxa"/>
              <w:bottom w:w="80" w:type="dxa"/>
              <w:right w:w="100" w:type="dxa"/>
            </w:tcMar>
          </w:tcPr>
          <w:p w14:paraId="470CC70F" w14:textId="77777777" w:rsidR="004529C2" w:rsidRDefault="00000000">
            <w:pPr>
              <w:spacing w:after="0"/>
            </w:pPr>
            <w:r>
              <w:rPr>
                <w:b/>
              </w:rPr>
              <w:t>Economic conditions</w:t>
            </w:r>
          </w:p>
        </w:tc>
        <w:tc>
          <w:tcPr>
            <w:tcW w:w="3324" w:type="dxa"/>
            <w:tcMar>
              <w:top w:w="80" w:type="dxa"/>
              <w:left w:w="100" w:type="dxa"/>
              <w:bottom w:w="80" w:type="dxa"/>
              <w:right w:w="100" w:type="dxa"/>
            </w:tcMar>
          </w:tcPr>
          <w:p w14:paraId="503D6869" w14:textId="77777777" w:rsidR="004529C2" w:rsidRDefault="00000000">
            <w:pPr>
              <w:spacing w:after="0"/>
            </w:pPr>
            <w:r>
              <w:rPr>
                <w:b/>
              </w:rPr>
              <w:t>Penn World Table</w:t>
            </w:r>
          </w:p>
        </w:tc>
        <w:tc>
          <w:tcPr>
            <w:tcW w:w="3324" w:type="dxa"/>
            <w:tcMar>
              <w:top w:w="80" w:type="dxa"/>
              <w:left w:w="100" w:type="dxa"/>
              <w:bottom w:w="80" w:type="dxa"/>
              <w:right w:w="100" w:type="dxa"/>
            </w:tcMar>
          </w:tcPr>
          <w:p w14:paraId="5EDB5571" w14:textId="77777777" w:rsidR="004529C2" w:rsidRDefault="00000000">
            <w:pPr>
              <w:spacing w:after="0"/>
            </w:pPr>
            <w:r>
              <w:t>Productivity, capital, employment, hours, human capital, absorption, and purchasing-power-adjusted output.</w:t>
            </w:r>
          </w:p>
        </w:tc>
      </w:tr>
      <w:tr w:rsidR="004529C2" w14:paraId="67353BF7" w14:textId="77777777">
        <w:trPr>
          <w:cantSplit/>
          <w:jc w:val="center"/>
        </w:trPr>
        <w:tc>
          <w:tcPr>
            <w:tcW w:w="3324" w:type="dxa"/>
            <w:shd w:val="clear" w:color="auto" w:fill="EAF3F7"/>
            <w:tcMar>
              <w:top w:w="80" w:type="dxa"/>
              <w:left w:w="100" w:type="dxa"/>
              <w:bottom w:w="80" w:type="dxa"/>
              <w:right w:w="100" w:type="dxa"/>
            </w:tcMar>
          </w:tcPr>
          <w:p w14:paraId="341D3C33" w14:textId="77777777" w:rsidR="004529C2" w:rsidRDefault="00000000">
            <w:pPr>
              <w:spacing w:after="0"/>
            </w:pPr>
            <w:r>
              <w:rPr>
                <w:b/>
              </w:rPr>
              <w:t>Economic conditions</w:t>
            </w:r>
          </w:p>
        </w:tc>
        <w:tc>
          <w:tcPr>
            <w:tcW w:w="3324" w:type="dxa"/>
            <w:shd w:val="clear" w:color="auto" w:fill="F4F6F8"/>
            <w:tcMar>
              <w:top w:w="80" w:type="dxa"/>
              <w:left w:w="100" w:type="dxa"/>
              <w:bottom w:w="80" w:type="dxa"/>
              <w:right w:w="100" w:type="dxa"/>
            </w:tcMar>
          </w:tcPr>
          <w:p w14:paraId="609B3A68" w14:textId="77777777" w:rsidR="004529C2" w:rsidRDefault="00000000">
            <w:pPr>
              <w:spacing w:after="0"/>
            </w:pPr>
            <w:r>
              <w:rPr>
                <w:b/>
              </w:rPr>
              <w:t>Maddison Project Database</w:t>
            </w:r>
          </w:p>
        </w:tc>
        <w:tc>
          <w:tcPr>
            <w:tcW w:w="3324" w:type="dxa"/>
            <w:shd w:val="clear" w:color="auto" w:fill="F4F6F8"/>
            <w:tcMar>
              <w:top w:w="80" w:type="dxa"/>
              <w:left w:w="100" w:type="dxa"/>
              <w:bottom w:w="80" w:type="dxa"/>
              <w:right w:w="100" w:type="dxa"/>
            </w:tcMar>
          </w:tcPr>
          <w:p w14:paraId="3E1C855E" w14:textId="77777777" w:rsidR="004529C2" w:rsidRDefault="00000000">
            <w:pPr>
              <w:spacing w:after="0"/>
            </w:pPr>
            <w:r>
              <w:t>Long-run population and real output history for inherited-baseline analysis.</w:t>
            </w:r>
          </w:p>
        </w:tc>
      </w:tr>
      <w:tr w:rsidR="004529C2" w14:paraId="69FBD8E9" w14:textId="77777777">
        <w:trPr>
          <w:cantSplit/>
          <w:jc w:val="center"/>
        </w:trPr>
        <w:tc>
          <w:tcPr>
            <w:tcW w:w="3324" w:type="dxa"/>
            <w:shd w:val="clear" w:color="auto" w:fill="EAF3F7"/>
            <w:tcMar>
              <w:top w:w="80" w:type="dxa"/>
              <w:left w:w="100" w:type="dxa"/>
              <w:bottom w:w="80" w:type="dxa"/>
              <w:right w:w="100" w:type="dxa"/>
            </w:tcMar>
          </w:tcPr>
          <w:p w14:paraId="004A6440" w14:textId="77777777" w:rsidR="004529C2" w:rsidRDefault="00000000">
            <w:pPr>
              <w:spacing w:after="0"/>
            </w:pPr>
            <w:r>
              <w:rPr>
                <w:b/>
              </w:rPr>
              <w:t>Social conditions</w:t>
            </w:r>
          </w:p>
        </w:tc>
        <w:tc>
          <w:tcPr>
            <w:tcW w:w="3324" w:type="dxa"/>
            <w:tcMar>
              <w:top w:w="80" w:type="dxa"/>
              <w:left w:w="100" w:type="dxa"/>
              <w:bottom w:w="80" w:type="dxa"/>
              <w:right w:w="100" w:type="dxa"/>
            </w:tcMar>
          </w:tcPr>
          <w:p w14:paraId="40F4A5D8" w14:textId="77777777" w:rsidR="004529C2" w:rsidRDefault="00000000">
            <w:pPr>
              <w:spacing w:after="0"/>
            </w:pPr>
            <w:r>
              <w:rPr>
                <w:b/>
              </w:rPr>
              <w:t>UNDP Human Development Index</w:t>
            </w:r>
          </w:p>
        </w:tc>
        <w:tc>
          <w:tcPr>
            <w:tcW w:w="3324" w:type="dxa"/>
            <w:tcMar>
              <w:top w:w="80" w:type="dxa"/>
              <w:left w:w="100" w:type="dxa"/>
              <w:bottom w:w="80" w:type="dxa"/>
              <w:right w:w="100" w:type="dxa"/>
            </w:tcMar>
          </w:tcPr>
          <w:p w14:paraId="048B2AF6" w14:textId="77777777" w:rsidR="004529C2" w:rsidRDefault="00000000">
            <w:pPr>
              <w:spacing w:after="0"/>
            </w:pPr>
            <w:r>
              <w:t>Human development, life expectancy, schooling, and income measures.</w:t>
            </w:r>
          </w:p>
        </w:tc>
      </w:tr>
      <w:tr w:rsidR="004529C2" w14:paraId="18A47DEF" w14:textId="77777777">
        <w:trPr>
          <w:cantSplit/>
          <w:jc w:val="center"/>
        </w:trPr>
        <w:tc>
          <w:tcPr>
            <w:tcW w:w="3324" w:type="dxa"/>
            <w:shd w:val="clear" w:color="auto" w:fill="EAF3F7"/>
            <w:tcMar>
              <w:top w:w="80" w:type="dxa"/>
              <w:left w:w="100" w:type="dxa"/>
              <w:bottom w:w="80" w:type="dxa"/>
              <w:right w:w="100" w:type="dxa"/>
            </w:tcMar>
          </w:tcPr>
          <w:p w14:paraId="7DBD4FA9" w14:textId="77777777" w:rsidR="004529C2" w:rsidRDefault="00000000">
            <w:pPr>
              <w:spacing w:after="0"/>
            </w:pPr>
            <w:r>
              <w:rPr>
                <w:b/>
              </w:rPr>
              <w:t>Social conditions</w:t>
            </w:r>
          </w:p>
        </w:tc>
        <w:tc>
          <w:tcPr>
            <w:tcW w:w="3324" w:type="dxa"/>
            <w:shd w:val="clear" w:color="auto" w:fill="F4F6F8"/>
            <w:tcMar>
              <w:top w:w="80" w:type="dxa"/>
              <w:left w:w="100" w:type="dxa"/>
              <w:bottom w:w="80" w:type="dxa"/>
              <w:right w:w="100" w:type="dxa"/>
            </w:tcMar>
          </w:tcPr>
          <w:p w14:paraId="62A6119C" w14:textId="77777777" w:rsidR="004529C2" w:rsidRDefault="00000000">
            <w:pPr>
              <w:spacing w:after="0"/>
            </w:pPr>
            <w:r>
              <w:rPr>
                <w:b/>
              </w:rPr>
              <w:t>WHO Global Health Observatory</w:t>
            </w:r>
          </w:p>
        </w:tc>
        <w:tc>
          <w:tcPr>
            <w:tcW w:w="3324" w:type="dxa"/>
            <w:shd w:val="clear" w:color="auto" w:fill="F4F6F8"/>
            <w:tcMar>
              <w:top w:w="80" w:type="dxa"/>
              <w:left w:w="100" w:type="dxa"/>
              <w:bottom w:w="80" w:type="dxa"/>
              <w:right w:w="100" w:type="dxa"/>
            </w:tcMar>
          </w:tcPr>
          <w:p w14:paraId="17FE7A3F" w14:textId="77777777" w:rsidR="004529C2" w:rsidRDefault="00000000">
            <w:pPr>
              <w:spacing w:after="0"/>
            </w:pPr>
            <w:r>
              <w:t>Life expectancy, mortality, immunization, and public-health indicators.</w:t>
            </w:r>
          </w:p>
        </w:tc>
      </w:tr>
      <w:tr w:rsidR="004529C2" w14:paraId="39CD53E5" w14:textId="77777777">
        <w:trPr>
          <w:cantSplit/>
          <w:jc w:val="center"/>
        </w:trPr>
        <w:tc>
          <w:tcPr>
            <w:tcW w:w="3324" w:type="dxa"/>
            <w:shd w:val="clear" w:color="auto" w:fill="EAF3F7"/>
            <w:tcMar>
              <w:top w:w="80" w:type="dxa"/>
              <w:left w:w="100" w:type="dxa"/>
              <w:bottom w:w="80" w:type="dxa"/>
              <w:right w:w="100" w:type="dxa"/>
            </w:tcMar>
          </w:tcPr>
          <w:p w14:paraId="797FF264" w14:textId="77777777" w:rsidR="004529C2" w:rsidRDefault="00000000">
            <w:pPr>
              <w:spacing w:after="0"/>
            </w:pPr>
            <w:r>
              <w:rPr>
                <w:b/>
              </w:rPr>
              <w:t>Integrity context</w:t>
            </w:r>
          </w:p>
        </w:tc>
        <w:tc>
          <w:tcPr>
            <w:tcW w:w="3324" w:type="dxa"/>
            <w:tcMar>
              <w:top w:w="80" w:type="dxa"/>
              <w:left w:w="100" w:type="dxa"/>
              <w:bottom w:w="80" w:type="dxa"/>
              <w:right w:w="100" w:type="dxa"/>
            </w:tcMar>
          </w:tcPr>
          <w:p w14:paraId="3C82EBDA" w14:textId="77777777" w:rsidR="004529C2" w:rsidRDefault="00000000">
            <w:pPr>
              <w:spacing w:after="0"/>
            </w:pPr>
            <w:r>
              <w:rPr>
                <w:b/>
              </w:rPr>
              <w:t>Transparency International Corruption Perceptions Index</w:t>
            </w:r>
          </w:p>
        </w:tc>
        <w:tc>
          <w:tcPr>
            <w:tcW w:w="3324" w:type="dxa"/>
            <w:tcMar>
              <w:top w:w="80" w:type="dxa"/>
              <w:left w:w="100" w:type="dxa"/>
              <w:bottom w:w="80" w:type="dxa"/>
              <w:right w:w="100" w:type="dxa"/>
            </w:tcMar>
          </w:tcPr>
          <w:p w14:paraId="059ED7E6" w14:textId="77777777" w:rsidR="004529C2" w:rsidRDefault="00000000">
            <w:pPr>
              <w:spacing w:after="0"/>
            </w:pPr>
            <w:r>
              <w:t>Country-level perceived public-sector corruption, source count, and uncertainty information.</w:t>
            </w:r>
          </w:p>
        </w:tc>
      </w:tr>
      <w:tr w:rsidR="004529C2" w14:paraId="3753567E" w14:textId="77777777">
        <w:trPr>
          <w:cantSplit/>
          <w:jc w:val="center"/>
        </w:trPr>
        <w:tc>
          <w:tcPr>
            <w:tcW w:w="3324" w:type="dxa"/>
            <w:shd w:val="clear" w:color="auto" w:fill="EAF3F7"/>
            <w:tcMar>
              <w:top w:w="80" w:type="dxa"/>
              <w:left w:w="100" w:type="dxa"/>
              <w:bottom w:w="80" w:type="dxa"/>
              <w:right w:w="100" w:type="dxa"/>
            </w:tcMar>
          </w:tcPr>
          <w:p w14:paraId="15183AA8" w14:textId="77777777" w:rsidR="004529C2" w:rsidRDefault="00000000">
            <w:pPr>
              <w:spacing w:after="0"/>
            </w:pPr>
            <w:r>
              <w:rPr>
                <w:b/>
              </w:rPr>
              <w:t>Prior reviewed research</w:t>
            </w:r>
          </w:p>
        </w:tc>
        <w:tc>
          <w:tcPr>
            <w:tcW w:w="3324" w:type="dxa"/>
            <w:shd w:val="clear" w:color="auto" w:fill="F4F6F8"/>
            <w:tcMar>
              <w:top w:w="80" w:type="dxa"/>
              <w:left w:w="100" w:type="dxa"/>
              <w:bottom w:w="80" w:type="dxa"/>
              <w:right w:w="100" w:type="dxa"/>
            </w:tcMar>
          </w:tcPr>
          <w:p w14:paraId="5D8EF6ED" w14:textId="77777777" w:rsidR="004529C2" w:rsidRDefault="00000000">
            <w:pPr>
              <w:spacing w:after="0"/>
            </w:pPr>
            <w:r>
              <w:rPr>
                <w:b/>
              </w:rPr>
              <w:t>Persisted research adjudications</w:t>
            </w:r>
          </w:p>
        </w:tc>
        <w:tc>
          <w:tcPr>
            <w:tcW w:w="3324" w:type="dxa"/>
            <w:shd w:val="clear" w:color="auto" w:fill="F4F6F8"/>
            <w:tcMar>
              <w:top w:w="80" w:type="dxa"/>
              <w:left w:w="100" w:type="dxa"/>
              <w:bottom w:w="80" w:type="dxa"/>
              <w:right w:w="100" w:type="dxa"/>
            </w:tcMar>
          </w:tcPr>
          <w:p w14:paraId="50A3CF44" w14:textId="77777777" w:rsidR="004529C2" w:rsidRDefault="00000000">
            <w:pPr>
              <w:spacing w:after="0"/>
            </w:pPr>
            <w:r>
              <w:t>Previously reviewed question answers and their evidence links, retained as context with their provenance.</w:t>
            </w:r>
          </w:p>
        </w:tc>
      </w:tr>
    </w:tbl>
    <w:p w14:paraId="132A041B" w14:textId="77777777" w:rsidR="004529C2" w:rsidRDefault="00000000">
      <w:pPr>
        <w:pStyle w:val="Heading2"/>
      </w:pPr>
      <w:r>
        <w:t>Source records</w:t>
      </w:r>
    </w:p>
    <w:p w14:paraId="4DEC3B9A" w14:textId="77777777" w:rsidR="004529C2" w:rsidRDefault="00000000">
      <w:r>
        <w:t>The normative citations, licence notes, and exact attribution wording are maintained in docs/sources/attributions.md. Download locations, checksums, file sizes, versions, and coverage are maintained in docs/sources/registry.md and each source’s metadata record.</w:t>
      </w:r>
    </w:p>
    <w:sectPr w:rsidR="004529C2" w:rsidSect="00034616">
      <w:headerReference w:type="default" r:id="rId8"/>
      <w:footerReference w:type="default" r:id="rId9"/>
      <w:pgSz w:w="12240" w:h="15840"/>
      <w:pgMar w:top="1020" w:right="1134" w:bottom="93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B7D6AF" w14:textId="77777777" w:rsidR="00E1491B" w:rsidRDefault="00E1491B">
      <w:pPr>
        <w:spacing w:after="0" w:line="240" w:lineRule="auto"/>
      </w:pPr>
      <w:r>
        <w:separator/>
      </w:r>
    </w:p>
  </w:endnote>
  <w:endnote w:type="continuationSeparator" w:id="0">
    <w:p w14:paraId="2ABA7291" w14:textId="77777777" w:rsidR="00E1491B" w:rsidRDefault="00E1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571CA2" w14:textId="77777777" w:rsidR="004529C2" w:rsidRDefault="00000000">
    <w:pPr>
      <w:pStyle w:val="Footer"/>
      <w:jc w:val="right"/>
    </w:pPr>
    <w:r>
      <w:rPr>
        <w:sz w:val="18"/>
      </w:rPr>
      <w:t xml:space="preserve">Page </w:t>
    </w:r>
    <w:r>
      <w:rPr>
        <w:sz w:val="18"/>
      </w:rPr>
      <w:fldChar w:fldCharType="begin"/>
    </w:r>
    <w:r>
      <w:rPr>
        <w:sz w:val="18"/>
      </w:rPr>
      <w:instrText xml:space="preserve"> PAGE </w:instrText>
    </w:r>
    <w:r>
      <w:rPr>
        <w:sz w:val="18"/>
      </w:rPr>
      <w:fldChar w:fldCharType="separate"/>
    </w:r>
    <w:r w:rsidR="0033247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0D41FC" w14:textId="77777777" w:rsidR="00E1491B" w:rsidRDefault="00E1491B">
      <w:pPr>
        <w:spacing w:after="0" w:line="240" w:lineRule="auto"/>
      </w:pPr>
      <w:r>
        <w:separator/>
      </w:r>
    </w:p>
  </w:footnote>
  <w:footnote w:type="continuationSeparator" w:id="0">
    <w:p w14:paraId="336AE008" w14:textId="77777777" w:rsidR="00E1491B" w:rsidRDefault="00E14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5C95A" w14:textId="77777777" w:rsidR="004529C2" w:rsidRDefault="00000000">
    <w:pPr>
      <w:pStyle w:val="Eyebrow"/>
      <w:jc w:val="right"/>
    </w:pPr>
    <w:r>
      <w:t xml:space="preserve">LEADERS </w:t>
    </w:r>
    <w:proofErr w:type="gramStart"/>
    <w:r>
      <w:t>DATABASE  |</w:t>
    </w:r>
    <w:proofErr w:type="gramEnd"/>
    <w:r>
      <w:t xml:space="preserve">  RESEARCH &amp; EVALUATION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570471">
    <w:abstractNumId w:val="8"/>
  </w:num>
  <w:num w:numId="2" w16cid:durableId="257754336">
    <w:abstractNumId w:val="6"/>
  </w:num>
  <w:num w:numId="3" w16cid:durableId="2106999217">
    <w:abstractNumId w:val="5"/>
  </w:num>
  <w:num w:numId="4" w16cid:durableId="1448234886">
    <w:abstractNumId w:val="4"/>
  </w:num>
  <w:num w:numId="5" w16cid:durableId="1908420400">
    <w:abstractNumId w:val="7"/>
  </w:num>
  <w:num w:numId="6" w16cid:durableId="1452432830">
    <w:abstractNumId w:val="3"/>
  </w:num>
  <w:num w:numId="7" w16cid:durableId="65031986">
    <w:abstractNumId w:val="2"/>
  </w:num>
  <w:num w:numId="8" w16cid:durableId="807357764">
    <w:abstractNumId w:val="1"/>
  </w:num>
  <w:num w:numId="9" w16cid:durableId="12344658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or Shtram">
    <w15:presenceInfo w15:providerId="AD" w15:userId="S::lior@tingomedical.com::b49aac4a-c8a4-4668-a447-7df8d2ddfc0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F30"/>
    <w:rsid w:val="0029639D"/>
    <w:rsid w:val="002E0C81"/>
    <w:rsid w:val="00326F90"/>
    <w:rsid w:val="0033247E"/>
    <w:rsid w:val="004529C2"/>
    <w:rsid w:val="0055088E"/>
    <w:rsid w:val="009C61A6"/>
    <w:rsid w:val="00AA1D8D"/>
    <w:rsid w:val="00AA4A86"/>
    <w:rsid w:val="00B47730"/>
    <w:rsid w:val="00B51B60"/>
    <w:rsid w:val="00CB0664"/>
    <w:rsid w:val="00E1491B"/>
    <w:rsid w:val="00FC693F"/>
    <w:rsid w:val="00FD1BA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C39B4"/>
  <w14:defaultImageDpi w14:val="300"/>
  <w15:docId w15:val="{FE977CE6-136B-E640-BE63-8FCF8858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425466"/>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976A3"/>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1B8A8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1B8A89"/>
      <w:sz w:val="18"/>
    </w:rPr>
  </w:style>
  <w:style w:type="paragraph" w:styleId="Revision">
    <w:name w:val="Revision"/>
    <w:hidden/>
    <w:uiPriority w:val="99"/>
    <w:semiHidden/>
    <w:rsid w:val="0033247E"/>
    <w:pPr>
      <w:spacing w:after="0" w:line="240" w:lineRule="auto"/>
    </w:pPr>
    <w:rPr>
      <w:rFonts w:ascii="Aptos" w:hAnsi="Aptos"/>
      <w:color w:val="42546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43</Pages>
  <Words>9796</Words>
  <Characters>65341</Characters>
  <Application>Microsoft Office Word</Application>
  <DocSecurity>0</DocSecurity>
  <Lines>1452</Lines>
  <Paragraphs>825</Paragraphs>
  <ScaleCrop>false</ScaleCrop>
  <HeadingPairs>
    <vt:vector size="2" baseType="variant">
      <vt:variant>
        <vt:lpstr>Title</vt:lpstr>
      </vt:variant>
      <vt:variant>
        <vt:i4>1</vt:i4>
      </vt:variant>
    </vt:vector>
  </HeadingPairs>
  <TitlesOfParts>
    <vt:vector size="1" baseType="lpstr">
      <vt:lpstr>Leaders Database — Research and Evaluation Pipeline</vt:lpstr>
    </vt:vector>
  </TitlesOfParts>
  <Manager/>
  <Company/>
  <LinksUpToDate>false</LinksUpToDate>
  <CharactersWithSpaces>74312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 Database — Research and Evaluation Pipeline</dc:title>
  <dc:subject>Customer-facing explanation of the research, evidence, bias, review, and judging workflow</dc:subject>
  <dc:creator>Leaders Database Project</dc:creator>
  <cp:keywords>leaders database, research methodology, evidence, bias, judging, pipeline</cp:keywords>
  <dc:description>generated by python-docx</dc:description>
  <cp:lastModifiedBy>Lior Shtram</cp:lastModifiedBy>
  <cp:revision>3</cp:revision>
  <dcterms:created xsi:type="dcterms:W3CDTF">2026-08-10T08:42:00Z</dcterms:created>
  <dcterms:modified xsi:type="dcterms:W3CDTF">2026-08-10T09:10:00Z</dcterms:modified>
  <cp:category/>
</cp:coreProperties>
</file>